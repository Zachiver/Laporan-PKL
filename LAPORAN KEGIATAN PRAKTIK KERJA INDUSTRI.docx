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DBB44A" w14:textId="4C68624E" w:rsidR="007D6895" w:rsidRPr="004F39D5" w:rsidRDefault="007D6895" w:rsidP="00FE2F00">
      <w:pPr>
        <w:spacing w:before="100" w:beforeAutospacing="1" w:after="100" w:afterAutospacing="1" w:line="360" w:lineRule="auto"/>
        <w:ind w:left="4111" w:right="-2" w:hanging="4111"/>
        <w:jc w:val="center"/>
        <w:rPr>
          <w:rFonts w:ascii="Times New Roman" w:hAnsi="Times New Roman" w:cs="Times New Roman"/>
          <w:b/>
          <w:bCs/>
          <w:sz w:val="32"/>
          <w:szCs w:val="32"/>
        </w:rPr>
      </w:pPr>
      <w:bookmarkStart w:id="0" w:name="_Hlk214528188"/>
      <w:bookmarkEnd w:id="0"/>
      <w:r w:rsidRPr="004F39D5">
        <w:rPr>
          <w:rFonts w:ascii="Times New Roman" w:hAnsi="Times New Roman" w:cs="Times New Roman"/>
          <w:b/>
          <w:bCs/>
          <w:sz w:val="32"/>
          <w:szCs w:val="32"/>
        </w:rPr>
        <w:t>LAPORAN KEGIATAN PRAKTIK KERJA INDUSTRI</w:t>
      </w:r>
    </w:p>
    <w:p w14:paraId="57B0B9ED" w14:textId="70AC22E9" w:rsidR="007D6895" w:rsidRPr="004F39D5" w:rsidRDefault="007D6895" w:rsidP="00FE2F00">
      <w:pPr>
        <w:spacing w:before="100" w:beforeAutospacing="1" w:after="100" w:afterAutospacing="1"/>
        <w:ind w:left="1701" w:right="1417"/>
        <w:jc w:val="center"/>
        <w:rPr>
          <w:rFonts w:ascii="Times New Roman" w:hAnsi="Times New Roman" w:cs="Times New Roman"/>
          <w:b/>
          <w:bCs/>
          <w:sz w:val="32"/>
          <w:szCs w:val="32"/>
        </w:rPr>
      </w:pPr>
      <w:r w:rsidRPr="004F39D5">
        <w:rPr>
          <w:rFonts w:ascii="Times New Roman" w:hAnsi="Times New Roman" w:cs="Times New Roman"/>
          <w:b/>
          <w:bCs/>
          <w:sz w:val="32"/>
          <w:szCs w:val="32"/>
        </w:rPr>
        <w:t>KEDAI KOPI GARDENIA</w:t>
      </w:r>
    </w:p>
    <w:p w14:paraId="1752B662" w14:textId="7261BEB4" w:rsidR="007D6895" w:rsidRPr="004F39D5" w:rsidRDefault="007D6895" w:rsidP="007D6895">
      <w:pPr>
        <w:spacing w:before="100" w:beforeAutospacing="1" w:after="100" w:afterAutospacing="1"/>
        <w:ind w:left="1701" w:right="1417"/>
        <w:jc w:val="center"/>
        <w:rPr>
          <w:rFonts w:ascii="Times New Roman" w:hAnsi="Times New Roman" w:cs="Times New Roman"/>
          <w:sz w:val="28"/>
          <w:szCs w:val="28"/>
        </w:rPr>
      </w:pPr>
      <w:r w:rsidRPr="004F39D5">
        <w:rPr>
          <w:rFonts w:ascii="Times New Roman" w:hAnsi="Times New Roman" w:cs="Times New Roman"/>
          <w:sz w:val="28"/>
          <w:szCs w:val="28"/>
        </w:rPr>
        <w:t>TAHUN AJARAN 2025/2026</w:t>
      </w:r>
    </w:p>
    <w:p w14:paraId="06FEE806" w14:textId="085D9A1E" w:rsidR="004A5742" w:rsidRDefault="004A5742" w:rsidP="004F39D5">
      <w:pPr>
        <w:spacing w:before="100" w:beforeAutospacing="1" w:after="100" w:afterAutospacing="1"/>
        <w:ind w:left="1701" w:right="1417"/>
        <w:jc w:val="center"/>
        <w:rPr>
          <w:rFonts w:ascii="Times New Roman" w:hAnsi="Times New Roman" w:cs="Times New Roman"/>
          <w:b/>
          <w:bCs/>
          <w:sz w:val="28"/>
          <w:szCs w:val="28"/>
        </w:rPr>
      </w:pPr>
    </w:p>
    <w:p w14:paraId="3B94B791" w14:textId="09EE2175" w:rsidR="004A5742" w:rsidRDefault="00104AB0" w:rsidP="00104AB0">
      <w:pPr>
        <w:spacing w:before="100" w:beforeAutospacing="1" w:after="100" w:afterAutospacing="1"/>
        <w:ind w:left="1701" w:right="1417"/>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6810A5B9" wp14:editId="4FB8074A">
            <wp:simplePos x="0" y="0"/>
            <wp:positionH relativeFrom="margin">
              <wp:align>center</wp:align>
            </wp:positionH>
            <wp:positionV relativeFrom="paragraph">
              <wp:posOffset>197292</wp:posOffset>
            </wp:positionV>
            <wp:extent cx="1260000" cy="1720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0000" cy="172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7AA1D" w14:textId="0545E072" w:rsidR="004A5742" w:rsidRDefault="004A5742" w:rsidP="00104AB0">
      <w:pPr>
        <w:spacing w:before="100" w:beforeAutospacing="1" w:after="100" w:afterAutospacing="1"/>
        <w:ind w:left="1701" w:right="1417"/>
        <w:jc w:val="center"/>
        <w:rPr>
          <w:rFonts w:ascii="Times New Roman" w:hAnsi="Times New Roman" w:cs="Times New Roman"/>
          <w:b/>
          <w:bCs/>
          <w:sz w:val="28"/>
          <w:szCs w:val="28"/>
        </w:rPr>
      </w:pPr>
    </w:p>
    <w:p w14:paraId="64C03AF2" w14:textId="3DA24555" w:rsidR="004A5742" w:rsidRDefault="004A5742" w:rsidP="007D6895">
      <w:pPr>
        <w:spacing w:before="100" w:beforeAutospacing="1" w:after="100" w:afterAutospacing="1"/>
        <w:ind w:left="1701" w:right="1417"/>
        <w:jc w:val="center"/>
        <w:rPr>
          <w:rFonts w:ascii="Times New Roman" w:hAnsi="Times New Roman" w:cs="Times New Roman"/>
          <w:b/>
          <w:bCs/>
          <w:sz w:val="28"/>
          <w:szCs w:val="28"/>
        </w:rPr>
      </w:pPr>
    </w:p>
    <w:p w14:paraId="154AAB8B" w14:textId="6CA3A8EB" w:rsidR="004A5742" w:rsidRDefault="004A5742" w:rsidP="007D6895">
      <w:pPr>
        <w:spacing w:before="100" w:beforeAutospacing="1" w:after="100" w:afterAutospacing="1"/>
        <w:ind w:left="1701" w:right="1417"/>
        <w:jc w:val="center"/>
        <w:rPr>
          <w:rFonts w:ascii="Times New Roman" w:hAnsi="Times New Roman" w:cs="Times New Roman"/>
          <w:b/>
          <w:bCs/>
          <w:sz w:val="28"/>
          <w:szCs w:val="28"/>
        </w:rPr>
      </w:pPr>
    </w:p>
    <w:p w14:paraId="5D942CC4" w14:textId="18863C8A" w:rsidR="004A5742" w:rsidRDefault="004A5742" w:rsidP="00104AB0">
      <w:pPr>
        <w:spacing w:before="100" w:beforeAutospacing="1" w:after="100" w:afterAutospacing="1"/>
        <w:ind w:left="1701" w:right="1417"/>
        <w:jc w:val="center"/>
        <w:rPr>
          <w:rFonts w:ascii="Times New Roman" w:hAnsi="Times New Roman" w:cs="Times New Roman"/>
          <w:b/>
          <w:bCs/>
          <w:sz w:val="28"/>
          <w:szCs w:val="28"/>
        </w:rPr>
      </w:pPr>
    </w:p>
    <w:p w14:paraId="70CD2BBC" w14:textId="21ED4B01" w:rsidR="004A5742" w:rsidRDefault="004A5742" w:rsidP="007D6895">
      <w:pPr>
        <w:spacing w:before="100" w:beforeAutospacing="1" w:after="100" w:afterAutospacing="1"/>
        <w:ind w:left="1701" w:right="1417"/>
        <w:jc w:val="center"/>
        <w:rPr>
          <w:rFonts w:ascii="Times New Roman" w:hAnsi="Times New Roman" w:cs="Times New Roman"/>
          <w:b/>
          <w:bCs/>
          <w:sz w:val="28"/>
          <w:szCs w:val="28"/>
        </w:rPr>
      </w:pPr>
    </w:p>
    <w:p w14:paraId="67C9E695" w14:textId="32AEC9B6" w:rsidR="00285106" w:rsidRDefault="00285106" w:rsidP="00285106">
      <w:pPr>
        <w:spacing w:before="100" w:beforeAutospacing="1" w:after="100" w:afterAutospacing="1"/>
        <w:ind w:right="1417"/>
        <w:rPr>
          <w:rFonts w:ascii="Times New Roman" w:hAnsi="Times New Roman" w:cs="Times New Roman"/>
          <w:b/>
          <w:bCs/>
          <w:sz w:val="28"/>
          <w:szCs w:val="28"/>
        </w:rPr>
      </w:pPr>
    </w:p>
    <w:p w14:paraId="68942FDB" w14:textId="639061BF" w:rsidR="004A5742" w:rsidRPr="004F39D5" w:rsidRDefault="004A5742" w:rsidP="00285106">
      <w:pPr>
        <w:spacing w:before="100" w:beforeAutospacing="1" w:after="100" w:afterAutospacing="1"/>
        <w:ind w:left="720" w:right="1417" w:firstLine="720"/>
        <w:jc w:val="center"/>
        <w:rPr>
          <w:rFonts w:ascii="Times New Roman" w:hAnsi="Times New Roman" w:cs="Times New Roman"/>
          <w:sz w:val="24"/>
          <w:szCs w:val="24"/>
        </w:rPr>
      </w:pPr>
      <w:r w:rsidRPr="004F39D5">
        <w:rPr>
          <w:rFonts w:ascii="Times New Roman" w:hAnsi="Times New Roman" w:cs="Times New Roman"/>
          <w:sz w:val="24"/>
          <w:szCs w:val="24"/>
        </w:rPr>
        <w:t>Oleh:</w:t>
      </w:r>
    </w:p>
    <w:p w14:paraId="288A777A" w14:textId="77777777" w:rsidR="00285106" w:rsidRPr="004F39D5" w:rsidRDefault="00285106" w:rsidP="00104AB0">
      <w:pPr>
        <w:spacing w:before="100" w:beforeAutospacing="1" w:after="100" w:afterAutospacing="1"/>
        <w:ind w:left="1701" w:right="1417"/>
        <w:jc w:val="center"/>
        <w:rPr>
          <w:rFonts w:ascii="Times New Roman" w:hAnsi="Times New Roman" w:cs="Times New Roman"/>
          <w:sz w:val="24"/>
          <w:szCs w:val="24"/>
        </w:rPr>
      </w:pPr>
    </w:p>
    <w:p w14:paraId="479948D9" w14:textId="78C4F3F3" w:rsidR="004A5742" w:rsidRPr="004F39D5" w:rsidRDefault="004A5742" w:rsidP="004F39D5">
      <w:pPr>
        <w:spacing w:before="100" w:beforeAutospacing="1" w:after="100" w:afterAutospacing="1"/>
        <w:ind w:left="1701" w:right="1417" w:hanging="708"/>
        <w:rPr>
          <w:rFonts w:ascii="Times New Roman" w:hAnsi="Times New Roman" w:cs="Times New Roman"/>
          <w:sz w:val="24"/>
          <w:szCs w:val="24"/>
        </w:rPr>
      </w:pPr>
      <w:r w:rsidRPr="004F39D5">
        <w:rPr>
          <w:rFonts w:ascii="Times New Roman" w:hAnsi="Times New Roman" w:cs="Times New Roman"/>
          <w:sz w:val="24"/>
          <w:szCs w:val="24"/>
        </w:rPr>
        <w:t xml:space="preserve">NAMA </w:t>
      </w:r>
      <w:r w:rsidR="00104AB0" w:rsidRPr="004F39D5">
        <w:rPr>
          <w:rFonts w:ascii="Times New Roman" w:hAnsi="Times New Roman" w:cs="Times New Roman"/>
          <w:sz w:val="24"/>
          <w:szCs w:val="24"/>
        </w:rPr>
        <w:tab/>
      </w:r>
      <w:r w:rsidR="004F39D5" w:rsidRPr="004F39D5">
        <w:rPr>
          <w:rFonts w:ascii="Times New Roman" w:hAnsi="Times New Roman" w:cs="Times New Roman"/>
          <w:sz w:val="24"/>
          <w:szCs w:val="24"/>
        </w:rPr>
        <w:tab/>
      </w:r>
      <w:r w:rsidRPr="004F39D5">
        <w:rPr>
          <w:rFonts w:ascii="Times New Roman" w:hAnsi="Times New Roman" w:cs="Times New Roman"/>
          <w:sz w:val="24"/>
          <w:szCs w:val="24"/>
        </w:rPr>
        <w:t>: AJIE DEWA ALDIANSYAH</w:t>
      </w:r>
    </w:p>
    <w:p w14:paraId="748A4C98" w14:textId="1D15ECB1" w:rsidR="004A5742" w:rsidRPr="004F39D5" w:rsidRDefault="004A5742" w:rsidP="007F67D5">
      <w:pPr>
        <w:spacing w:before="100" w:beforeAutospacing="1" w:after="100" w:afterAutospacing="1"/>
        <w:ind w:left="1701" w:right="1417" w:hanging="708"/>
        <w:rPr>
          <w:rFonts w:ascii="Times New Roman" w:hAnsi="Times New Roman" w:cs="Times New Roman"/>
          <w:sz w:val="24"/>
          <w:szCs w:val="24"/>
        </w:rPr>
      </w:pPr>
      <w:r w:rsidRPr="004F39D5">
        <w:rPr>
          <w:rFonts w:ascii="Times New Roman" w:hAnsi="Times New Roman" w:cs="Times New Roman"/>
          <w:sz w:val="24"/>
          <w:szCs w:val="24"/>
        </w:rPr>
        <w:t xml:space="preserve">NISN  </w:t>
      </w:r>
      <w:r w:rsidR="00104AB0" w:rsidRPr="004F39D5">
        <w:rPr>
          <w:rFonts w:ascii="Times New Roman" w:hAnsi="Times New Roman" w:cs="Times New Roman"/>
          <w:sz w:val="24"/>
          <w:szCs w:val="24"/>
        </w:rPr>
        <w:t xml:space="preserve">    </w:t>
      </w:r>
      <w:r w:rsidR="00104AB0" w:rsidRPr="004F39D5">
        <w:rPr>
          <w:rFonts w:ascii="Times New Roman" w:hAnsi="Times New Roman" w:cs="Times New Roman"/>
          <w:sz w:val="24"/>
          <w:szCs w:val="24"/>
        </w:rPr>
        <w:tab/>
      </w:r>
      <w:r w:rsidR="004F39D5" w:rsidRPr="004F39D5">
        <w:rPr>
          <w:rFonts w:ascii="Times New Roman" w:hAnsi="Times New Roman" w:cs="Times New Roman"/>
          <w:sz w:val="24"/>
          <w:szCs w:val="24"/>
        </w:rPr>
        <w:tab/>
      </w:r>
      <w:r w:rsidRPr="004F39D5">
        <w:rPr>
          <w:rFonts w:ascii="Times New Roman" w:hAnsi="Times New Roman" w:cs="Times New Roman"/>
          <w:sz w:val="24"/>
          <w:szCs w:val="24"/>
        </w:rPr>
        <w:t xml:space="preserve">: </w:t>
      </w:r>
      <w:r w:rsidR="00E72BBE" w:rsidRPr="00E72BBE">
        <w:rPr>
          <w:rFonts w:ascii="Times New Roman" w:hAnsi="Times New Roman" w:cs="Times New Roman"/>
          <w:sz w:val="28"/>
          <w:szCs w:val="28"/>
        </w:rPr>
        <w:t>0075956798</w:t>
      </w:r>
    </w:p>
    <w:p w14:paraId="117D25D5" w14:textId="47AE0FD9" w:rsidR="00104AB0" w:rsidRPr="004F39D5" w:rsidRDefault="00104AB0" w:rsidP="004F39D5">
      <w:pPr>
        <w:spacing w:before="100" w:beforeAutospacing="1" w:after="100" w:afterAutospacing="1"/>
        <w:ind w:left="1701" w:right="1417" w:hanging="708"/>
        <w:rPr>
          <w:rFonts w:ascii="Times New Roman" w:hAnsi="Times New Roman" w:cs="Times New Roman"/>
          <w:sz w:val="24"/>
          <w:szCs w:val="24"/>
        </w:rPr>
      </w:pPr>
      <w:r w:rsidRPr="004F39D5">
        <w:rPr>
          <w:rFonts w:ascii="Times New Roman" w:hAnsi="Times New Roman" w:cs="Times New Roman"/>
          <w:sz w:val="24"/>
          <w:szCs w:val="24"/>
        </w:rPr>
        <w:t xml:space="preserve">KELAS </w:t>
      </w:r>
      <w:r w:rsidRPr="004F39D5">
        <w:rPr>
          <w:rFonts w:ascii="Times New Roman" w:hAnsi="Times New Roman" w:cs="Times New Roman"/>
          <w:sz w:val="24"/>
          <w:szCs w:val="24"/>
        </w:rPr>
        <w:tab/>
      </w:r>
      <w:r w:rsidR="004F39D5" w:rsidRPr="004F39D5">
        <w:rPr>
          <w:rFonts w:ascii="Times New Roman" w:hAnsi="Times New Roman" w:cs="Times New Roman"/>
          <w:sz w:val="24"/>
          <w:szCs w:val="24"/>
        </w:rPr>
        <w:tab/>
      </w:r>
      <w:r w:rsidRPr="004F39D5">
        <w:rPr>
          <w:rFonts w:ascii="Times New Roman" w:hAnsi="Times New Roman" w:cs="Times New Roman"/>
          <w:sz w:val="24"/>
          <w:szCs w:val="24"/>
        </w:rPr>
        <w:t>: 12 RPL 1</w:t>
      </w:r>
    </w:p>
    <w:p w14:paraId="33DC5544" w14:textId="76E3C38A" w:rsidR="00104AB0" w:rsidRPr="004F39D5" w:rsidRDefault="00104AB0" w:rsidP="004F39D5">
      <w:pPr>
        <w:spacing w:before="100" w:beforeAutospacing="1" w:after="100" w:afterAutospacing="1"/>
        <w:ind w:left="1701" w:right="1417" w:hanging="708"/>
        <w:rPr>
          <w:rFonts w:ascii="Times New Roman" w:hAnsi="Times New Roman" w:cs="Times New Roman"/>
          <w:sz w:val="24"/>
          <w:szCs w:val="24"/>
        </w:rPr>
      </w:pPr>
      <w:r w:rsidRPr="004F39D5">
        <w:rPr>
          <w:rFonts w:ascii="Times New Roman" w:hAnsi="Times New Roman" w:cs="Times New Roman"/>
          <w:sz w:val="24"/>
          <w:szCs w:val="24"/>
        </w:rPr>
        <w:t>JURUSAN</w:t>
      </w:r>
      <w:r w:rsidRPr="004F39D5">
        <w:rPr>
          <w:rFonts w:ascii="Times New Roman" w:hAnsi="Times New Roman" w:cs="Times New Roman"/>
          <w:sz w:val="24"/>
          <w:szCs w:val="24"/>
        </w:rPr>
        <w:tab/>
      </w:r>
      <w:r w:rsidR="004F39D5" w:rsidRPr="004F39D5">
        <w:rPr>
          <w:rFonts w:ascii="Times New Roman" w:hAnsi="Times New Roman" w:cs="Times New Roman"/>
          <w:sz w:val="24"/>
          <w:szCs w:val="24"/>
        </w:rPr>
        <w:tab/>
      </w:r>
      <w:r w:rsidRPr="004F39D5">
        <w:rPr>
          <w:rFonts w:ascii="Times New Roman" w:hAnsi="Times New Roman" w:cs="Times New Roman"/>
          <w:sz w:val="24"/>
          <w:szCs w:val="24"/>
        </w:rPr>
        <w:t>: REKAYASA PERANGKAT LUNAK</w:t>
      </w:r>
    </w:p>
    <w:p w14:paraId="6A3A93FF" w14:textId="5963450A" w:rsidR="00285106" w:rsidRPr="004F39D5" w:rsidRDefault="00285106" w:rsidP="00104AB0">
      <w:pPr>
        <w:spacing w:before="100" w:beforeAutospacing="1" w:after="100" w:afterAutospacing="1"/>
        <w:ind w:left="1701" w:right="1417"/>
        <w:rPr>
          <w:rFonts w:ascii="Times New Roman" w:hAnsi="Times New Roman" w:cs="Times New Roman"/>
          <w:sz w:val="28"/>
          <w:szCs w:val="28"/>
        </w:rPr>
      </w:pPr>
    </w:p>
    <w:p w14:paraId="63941666" w14:textId="52A5FFB2" w:rsidR="007F67D5" w:rsidRDefault="00285106" w:rsidP="004F39D5">
      <w:pPr>
        <w:spacing w:before="100" w:beforeAutospacing="1" w:after="100" w:afterAutospacing="1"/>
        <w:ind w:left="1701" w:right="-2" w:hanging="1701"/>
        <w:jc w:val="center"/>
        <w:rPr>
          <w:rFonts w:ascii="Times New Roman" w:hAnsi="Times New Roman" w:cs="Times New Roman"/>
          <w:sz w:val="28"/>
          <w:szCs w:val="28"/>
        </w:rPr>
      </w:pPr>
      <w:r w:rsidRPr="004F39D5">
        <w:rPr>
          <w:rFonts w:ascii="Times New Roman" w:hAnsi="Times New Roman" w:cs="Times New Roman"/>
          <w:sz w:val="28"/>
          <w:szCs w:val="28"/>
        </w:rPr>
        <w:t>SMK NEGERI 5 KABUPATEN TANGERANG</w:t>
      </w:r>
    </w:p>
    <w:p w14:paraId="0BD6B53C" w14:textId="215ACE07" w:rsidR="007F67D5" w:rsidRDefault="004F39D5" w:rsidP="004F39D5">
      <w:pPr>
        <w:spacing w:before="100" w:beforeAutospacing="1" w:after="100" w:afterAutospacing="1"/>
        <w:ind w:left="1701" w:right="-2" w:hanging="1701"/>
        <w:jc w:val="center"/>
        <w:rPr>
          <w:rFonts w:ascii="Times New Roman" w:hAnsi="Times New Roman" w:cs="Times New Roman"/>
          <w:sz w:val="24"/>
          <w:szCs w:val="24"/>
        </w:rPr>
      </w:pPr>
      <w:r w:rsidRPr="007F67D5">
        <w:rPr>
          <w:rFonts w:ascii="Times New Roman" w:hAnsi="Times New Roman" w:cs="Times New Roman"/>
          <w:sz w:val="24"/>
          <w:szCs w:val="24"/>
        </w:rPr>
        <w:t>Jl. Ir. Sut</w:t>
      </w:r>
      <w:r w:rsidR="007F67D5">
        <w:rPr>
          <w:rFonts w:ascii="Times New Roman" w:hAnsi="Times New Roman" w:cs="Times New Roman"/>
          <w:sz w:val="24"/>
          <w:szCs w:val="24"/>
        </w:rPr>
        <w:t>a</w:t>
      </w:r>
      <w:r w:rsidRPr="007F67D5">
        <w:rPr>
          <w:rFonts w:ascii="Times New Roman" w:hAnsi="Times New Roman" w:cs="Times New Roman"/>
          <w:sz w:val="24"/>
          <w:szCs w:val="24"/>
        </w:rPr>
        <w:t>mi Km.1,2, M</w:t>
      </w:r>
      <w:r w:rsidR="007F67D5" w:rsidRPr="007F67D5">
        <w:rPr>
          <w:rFonts w:ascii="Times New Roman" w:hAnsi="Times New Roman" w:cs="Times New Roman"/>
          <w:sz w:val="24"/>
          <w:szCs w:val="24"/>
        </w:rPr>
        <w:t>a</w:t>
      </w:r>
      <w:r w:rsidRPr="007F67D5">
        <w:rPr>
          <w:rFonts w:ascii="Times New Roman" w:hAnsi="Times New Roman" w:cs="Times New Roman"/>
          <w:sz w:val="24"/>
          <w:szCs w:val="24"/>
        </w:rPr>
        <w:t>u</w:t>
      </w:r>
      <w:r w:rsidR="007F67D5">
        <w:rPr>
          <w:rFonts w:ascii="Times New Roman" w:hAnsi="Times New Roman" w:cs="Times New Roman"/>
          <w:sz w:val="24"/>
          <w:szCs w:val="24"/>
        </w:rPr>
        <w:t>k</w:t>
      </w:r>
      <w:r w:rsidRPr="007F67D5">
        <w:rPr>
          <w:rFonts w:ascii="Times New Roman" w:hAnsi="Times New Roman" w:cs="Times New Roman"/>
          <w:sz w:val="24"/>
          <w:szCs w:val="24"/>
        </w:rPr>
        <w:t xml:space="preserve"> Barat, Tangerang</w:t>
      </w:r>
      <w:r w:rsidR="007F67D5" w:rsidRPr="007F67D5">
        <w:rPr>
          <w:rFonts w:ascii="Times New Roman" w:hAnsi="Times New Roman" w:cs="Times New Roman"/>
          <w:sz w:val="24"/>
          <w:szCs w:val="24"/>
        </w:rPr>
        <w:t>, Banten</w:t>
      </w:r>
    </w:p>
    <w:p w14:paraId="339EA7B4" w14:textId="27CB4642" w:rsidR="007F67D5" w:rsidRDefault="007F67D5">
      <w:pPr>
        <w:rPr>
          <w:rFonts w:ascii="Times New Roman" w:hAnsi="Times New Roman" w:cs="Times New Roman"/>
          <w:sz w:val="24"/>
          <w:szCs w:val="24"/>
        </w:rPr>
      </w:pPr>
      <w:r>
        <w:rPr>
          <w:rFonts w:ascii="Times New Roman" w:hAnsi="Times New Roman" w:cs="Times New Roman"/>
          <w:sz w:val="24"/>
          <w:szCs w:val="24"/>
        </w:rPr>
        <w:br w:type="page"/>
      </w:r>
    </w:p>
    <w:p w14:paraId="4FB72525" w14:textId="23D0BD1B" w:rsidR="007F67D5" w:rsidRPr="00B67290" w:rsidRDefault="007F67D5" w:rsidP="00B67290">
      <w:pPr>
        <w:spacing w:before="100" w:beforeAutospacing="1" w:after="100" w:afterAutospacing="1" w:line="240" w:lineRule="auto"/>
        <w:ind w:left="1701" w:right="-2" w:hanging="1701"/>
        <w:jc w:val="center"/>
        <w:rPr>
          <w:rFonts w:ascii="Times New Roman" w:hAnsi="Times New Roman" w:cs="Times New Roman"/>
          <w:b/>
          <w:bCs/>
          <w:sz w:val="28"/>
          <w:szCs w:val="28"/>
        </w:rPr>
      </w:pPr>
      <w:r w:rsidRPr="00B67290">
        <w:rPr>
          <w:rFonts w:ascii="Times New Roman" w:hAnsi="Times New Roman" w:cs="Times New Roman"/>
          <w:b/>
          <w:bCs/>
          <w:sz w:val="28"/>
          <w:szCs w:val="28"/>
        </w:rPr>
        <w:lastRenderedPageBreak/>
        <w:t>LEMBAR PENGESAHAN</w:t>
      </w:r>
    </w:p>
    <w:p w14:paraId="6F12051B" w14:textId="76124528" w:rsidR="004F39D5" w:rsidRPr="00B67290" w:rsidRDefault="007F67D5" w:rsidP="00B67290">
      <w:pPr>
        <w:spacing w:before="100" w:beforeAutospacing="1" w:after="100" w:afterAutospacing="1" w:line="240" w:lineRule="auto"/>
        <w:ind w:left="1701" w:right="-2" w:hanging="1701"/>
        <w:jc w:val="center"/>
        <w:rPr>
          <w:rFonts w:ascii="Times New Roman" w:hAnsi="Times New Roman" w:cs="Times New Roman"/>
          <w:b/>
          <w:bCs/>
          <w:sz w:val="28"/>
          <w:szCs w:val="28"/>
        </w:rPr>
      </w:pPr>
      <w:r w:rsidRPr="00B67290">
        <w:rPr>
          <w:rFonts w:ascii="Times New Roman" w:hAnsi="Times New Roman" w:cs="Times New Roman"/>
          <w:b/>
          <w:bCs/>
          <w:sz w:val="28"/>
          <w:szCs w:val="28"/>
        </w:rPr>
        <w:t>LAPORAN KEGIATAN PRAKTIK KERJA INDUSTRI</w:t>
      </w:r>
    </w:p>
    <w:p w14:paraId="18A59F67" w14:textId="20045875" w:rsidR="004F3FB8" w:rsidRPr="00B67290" w:rsidRDefault="004F3FB8" w:rsidP="00B67290">
      <w:pPr>
        <w:spacing w:before="100" w:beforeAutospacing="1" w:after="100" w:afterAutospacing="1" w:line="240" w:lineRule="auto"/>
        <w:ind w:left="1701" w:right="-2" w:hanging="1701"/>
        <w:jc w:val="center"/>
        <w:rPr>
          <w:rFonts w:ascii="Times New Roman" w:hAnsi="Times New Roman" w:cs="Times New Roman"/>
          <w:b/>
          <w:bCs/>
          <w:sz w:val="28"/>
          <w:szCs w:val="28"/>
        </w:rPr>
      </w:pPr>
      <w:r w:rsidRPr="00B67290">
        <w:rPr>
          <w:rFonts w:ascii="Times New Roman" w:hAnsi="Times New Roman" w:cs="Times New Roman"/>
          <w:b/>
          <w:bCs/>
          <w:sz w:val="28"/>
          <w:szCs w:val="28"/>
        </w:rPr>
        <w:t>KEDAI KOPI GARDENIA</w:t>
      </w:r>
    </w:p>
    <w:p w14:paraId="0612199F" w14:textId="1C0ED099" w:rsidR="00D90D53" w:rsidRDefault="00D90D53" w:rsidP="00B67290">
      <w:pPr>
        <w:spacing w:before="100" w:beforeAutospacing="1" w:after="100" w:afterAutospacing="1" w:line="240" w:lineRule="auto"/>
        <w:ind w:left="1701" w:right="-2" w:hanging="1701"/>
        <w:jc w:val="center"/>
        <w:rPr>
          <w:rFonts w:ascii="Times New Roman" w:hAnsi="Times New Roman" w:cs="Times New Roman"/>
          <w:sz w:val="24"/>
          <w:szCs w:val="24"/>
        </w:rPr>
      </w:pPr>
      <w:r>
        <w:rPr>
          <w:rFonts w:ascii="Times New Roman" w:hAnsi="Times New Roman" w:cs="Times New Roman"/>
          <w:sz w:val="24"/>
          <w:szCs w:val="24"/>
        </w:rPr>
        <w:t xml:space="preserve">Tgl. </w:t>
      </w:r>
      <w:r w:rsidR="00BC52A4">
        <w:rPr>
          <w:rFonts w:ascii="Times New Roman" w:hAnsi="Times New Roman" w:cs="Times New Roman"/>
          <w:sz w:val="24"/>
          <w:szCs w:val="24"/>
        </w:rPr>
        <w:t xml:space="preserve">2 </w:t>
      </w:r>
      <w:r>
        <w:rPr>
          <w:rFonts w:ascii="Times New Roman" w:hAnsi="Times New Roman" w:cs="Times New Roman"/>
          <w:sz w:val="24"/>
          <w:szCs w:val="24"/>
        </w:rPr>
        <w:t xml:space="preserve">Bulan </w:t>
      </w:r>
      <w:r w:rsidR="00BC52A4">
        <w:rPr>
          <w:rFonts w:ascii="Times New Roman" w:hAnsi="Times New Roman" w:cs="Times New Roman"/>
          <w:sz w:val="24"/>
          <w:szCs w:val="24"/>
        </w:rPr>
        <w:t>Juli</w:t>
      </w:r>
      <w:r w:rsidR="004F3FB8">
        <w:rPr>
          <w:rFonts w:ascii="Times New Roman" w:hAnsi="Times New Roman" w:cs="Times New Roman"/>
          <w:sz w:val="24"/>
          <w:szCs w:val="24"/>
        </w:rPr>
        <w:t xml:space="preserve"> S.d </w:t>
      </w:r>
      <w:r>
        <w:rPr>
          <w:rFonts w:ascii="Times New Roman" w:hAnsi="Times New Roman" w:cs="Times New Roman"/>
          <w:sz w:val="24"/>
          <w:szCs w:val="24"/>
        </w:rPr>
        <w:t xml:space="preserve">Tgl. </w:t>
      </w:r>
      <w:r w:rsidR="00BC52A4">
        <w:rPr>
          <w:rFonts w:ascii="Times New Roman" w:hAnsi="Times New Roman" w:cs="Times New Roman"/>
          <w:sz w:val="24"/>
          <w:szCs w:val="24"/>
        </w:rPr>
        <w:t xml:space="preserve">28 </w:t>
      </w:r>
      <w:r>
        <w:rPr>
          <w:rFonts w:ascii="Times New Roman" w:hAnsi="Times New Roman" w:cs="Times New Roman"/>
          <w:sz w:val="24"/>
          <w:szCs w:val="24"/>
        </w:rPr>
        <w:t xml:space="preserve">Bulan </w:t>
      </w:r>
      <w:r w:rsidR="00BC52A4">
        <w:rPr>
          <w:rFonts w:ascii="Times New Roman" w:hAnsi="Times New Roman" w:cs="Times New Roman"/>
          <w:sz w:val="24"/>
          <w:szCs w:val="24"/>
        </w:rPr>
        <w:t>November</w:t>
      </w:r>
      <w:r w:rsidR="004F3FB8">
        <w:rPr>
          <w:rFonts w:ascii="Times New Roman" w:hAnsi="Times New Roman" w:cs="Times New Roman"/>
          <w:sz w:val="24"/>
          <w:szCs w:val="24"/>
        </w:rPr>
        <w:t xml:space="preserve"> </w:t>
      </w:r>
      <w:r w:rsidR="00BC52A4">
        <w:rPr>
          <w:rFonts w:ascii="Times New Roman" w:hAnsi="Times New Roman" w:cs="Times New Roman"/>
          <w:sz w:val="24"/>
          <w:szCs w:val="24"/>
        </w:rPr>
        <w:t>2025</w:t>
      </w:r>
    </w:p>
    <w:p w14:paraId="3FD7E02C" w14:textId="2C5758B9" w:rsidR="004F3FB8" w:rsidRDefault="004F3FB8" w:rsidP="00D804EC">
      <w:pPr>
        <w:spacing w:before="100" w:beforeAutospacing="1" w:after="100" w:afterAutospacing="1" w:line="240" w:lineRule="auto"/>
        <w:ind w:left="1701" w:right="-2" w:hanging="1701"/>
        <w:jc w:val="center"/>
        <w:rPr>
          <w:rFonts w:ascii="Times New Roman" w:hAnsi="Times New Roman" w:cs="Times New Roman"/>
          <w:sz w:val="24"/>
          <w:szCs w:val="24"/>
        </w:rPr>
      </w:pPr>
      <w:r>
        <w:rPr>
          <w:rFonts w:ascii="Times New Roman" w:hAnsi="Times New Roman" w:cs="Times New Roman"/>
          <w:sz w:val="24"/>
          <w:szCs w:val="24"/>
        </w:rPr>
        <w:t>Ole</w:t>
      </w:r>
      <w:r w:rsidR="00E8042D">
        <w:rPr>
          <w:rFonts w:ascii="Times New Roman" w:hAnsi="Times New Roman" w:cs="Times New Roman"/>
          <w:sz w:val="24"/>
          <w:szCs w:val="24"/>
        </w:rPr>
        <w:t>h</w:t>
      </w:r>
      <w:r>
        <w:rPr>
          <w:rFonts w:ascii="Times New Roman" w:hAnsi="Times New Roman" w:cs="Times New Roman"/>
          <w:sz w:val="24"/>
          <w:szCs w:val="24"/>
        </w:rPr>
        <w:t>:</w:t>
      </w:r>
      <w:r w:rsidR="00FE2F00" w:rsidRPr="00FE2F00">
        <w:rPr>
          <w:rFonts w:ascii="Times New Roman" w:hAnsi="Times New Roman" w:cs="Times New Roman"/>
          <w:b/>
          <w:bCs/>
          <w:noProof/>
          <w:sz w:val="32"/>
          <w:szCs w:val="32"/>
        </w:rPr>
        <w:t xml:space="preserve"> </w:t>
      </w:r>
    </w:p>
    <w:p w14:paraId="767C6AD4" w14:textId="3CF759F0" w:rsidR="004F3FB8" w:rsidRDefault="004F3FB8" w:rsidP="00D804EC">
      <w:pPr>
        <w:spacing w:before="100" w:beforeAutospacing="1" w:after="100" w:afterAutospacing="1" w:line="240" w:lineRule="auto"/>
        <w:ind w:left="2127" w:right="-2" w:firstLine="284"/>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sidR="00E8042D">
        <w:rPr>
          <w:rFonts w:ascii="Times New Roman" w:hAnsi="Times New Roman" w:cs="Times New Roman"/>
          <w:sz w:val="24"/>
          <w:szCs w:val="24"/>
        </w:rPr>
        <w:tab/>
      </w:r>
      <w:r>
        <w:rPr>
          <w:rFonts w:ascii="Times New Roman" w:hAnsi="Times New Roman" w:cs="Times New Roman"/>
          <w:sz w:val="24"/>
          <w:szCs w:val="24"/>
        </w:rPr>
        <w:t xml:space="preserve">: </w:t>
      </w:r>
      <w:r w:rsidRPr="00E8042D">
        <w:rPr>
          <w:rFonts w:ascii="Times New Roman" w:hAnsi="Times New Roman" w:cs="Times New Roman"/>
          <w:sz w:val="24"/>
          <w:szCs w:val="24"/>
        </w:rPr>
        <w:t>AJIE DEWA ALDIANSYAH</w:t>
      </w:r>
    </w:p>
    <w:p w14:paraId="04B25272" w14:textId="0F3387E2" w:rsidR="00E6219B" w:rsidRDefault="004F3FB8" w:rsidP="00B67290">
      <w:pPr>
        <w:spacing w:before="100" w:beforeAutospacing="1" w:after="100" w:afterAutospacing="1" w:line="240" w:lineRule="auto"/>
        <w:ind w:left="2127" w:right="-2" w:firstLine="284"/>
        <w:jc w:val="both"/>
        <w:rPr>
          <w:rFonts w:ascii="Times New Roman" w:hAnsi="Times New Roman" w:cs="Times New Roman"/>
          <w:sz w:val="28"/>
          <w:szCs w:val="28"/>
        </w:rPr>
      </w:pPr>
      <w:r>
        <w:rPr>
          <w:rFonts w:ascii="Times New Roman" w:hAnsi="Times New Roman" w:cs="Times New Roman"/>
          <w:sz w:val="24"/>
          <w:szCs w:val="24"/>
        </w:rPr>
        <w:t>NISN</w:t>
      </w:r>
      <w:r>
        <w:rPr>
          <w:rFonts w:ascii="Times New Roman" w:hAnsi="Times New Roman" w:cs="Times New Roman"/>
          <w:sz w:val="24"/>
          <w:szCs w:val="24"/>
        </w:rPr>
        <w:tab/>
      </w:r>
      <w:r w:rsidR="00E8042D">
        <w:rPr>
          <w:rFonts w:ascii="Times New Roman" w:hAnsi="Times New Roman" w:cs="Times New Roman"/>
          <w:sz w:val="24"/>
          <w:szCs w:val="24"/>
        </w:rPr>
        <w:tab/>
      </w:r>
      <w:r>
        <w:rPr>
          <w:rFonts w:ascii="Times New Roman" w:hAnsi="Times New Roman" w:cs="Times New Roman"/>
          <w:sz w:val="24"/>
          <w:szCs w:val="24"/>
        </w:rPr>
        <w:t>:</w:t>
      </w:r>
      <w:r w:rsidR="00E8042D">
        <w:rPr>
          <w:rFonts w:ascii="Times New Roman" w:hAnsi="Times New Roman" w:cs="Times New Roman"/>
          <w:sz w:val="24"/>
          <w:szCs w:val="24"/>
        </w:rPr>
        <w:t xml:space="preserve"> </w:t>
      </w:r>
      <w:r w:rsidR="00031D8D" w:rsidRPr="00E72BBE">
        <w:rPr>
          <w:rFonts w:ascii="Times New Roman" w:hAnsi="Times New Roman" w:cs="Times New Roman"/>
          <w:sz w:val="28"/>
          <w:szCs w:val="28"/>
        </w:rPr>
        <w:t>0075956798</w:t>
      </w:r>
    </w:p>
    <w:p w14:paraId="1D88BD3D" w14:textId="666AB6BC" w:rsidR="00E8042D" w:rsidRPr="00E6219B" w:rsidRDefault="004F3FB8" w:rsidP="00B67290">
      <w:pPr>
        <w:spacing w:before="100" w:beforeAutospacing="1" w:after="100" w:afterAutospacing="1" w:line="240" w:lineRule="auto"/>
        <w:ind w:left="2127" w:right="-2" w:firstLine="284"/>
        <w:jc w:val="both"/>
        <w:rPr>
          <w:rFonts w:ascii="Times New Roman" w:hAnsi="Times New Roman" w:cs="Times New Roman"/>
          <w:sz w:val="28"/>
          <w:szCs w:val="28"/>
        </w:rPr>
      </w:pPr>
      <w:r>
        <w:rPr>
          <w:rFonts w:ascii="Times New Roman" w:hAnsi="Times New Roman" w:cs="Times New Roman"/>
          <w:sz w:val="24"/>
          <w:szCs w:val="24"/>
        </w:rPr>
        <w:t>Kelas/Jurusan</w:t>
      </w:r>
      <w:r>
        <w:rPr>
          <w:rFonts w:ascii="Times New Roman" w:hAnsi="Times New Roman" w:cs="Times New Roman"/>
          <w:sz w:val="24"/>
          <w:szCs w:val="24"/>
        </w:rPr>
        <w:tab/>
        <w:t>: 12 RPL 1</w:t>
      </w:r>
    </w:p>
    <w:p w14:paraId="567C438B" w14:textId="2DF37D7C" w:rsidR="00E8042D" w:rsidRDefault="00E8042D" w:rsidP="00B67290">
      <w:pPr>
        <w:spacing w:before="100" w:beforeAutospacing="1" w:after="100" w:afterAutospacing="1" w:line="240" w:lineRule="auto"/>
        <w:ind w:left="1701" w:right="-2" w:hanging="1701"/>
        <w:jc w:val="center"/>
        <w:rPr>
          <w:rFonts w:ascii="Times New Roman" w:hAnsi="Times New Roman" w:cs="Times New Roman"/>
          <w:sz w:val="24"/>
          <w:szCs w:val="24"/>
        </w:rPr>
      </w:pPr>
      <w:r w:rsidRPr="00E8042D">
        <w:rPr>
          <w:rFonts w:ascii="Times New Roman" w:hAnsi="Times New Roman" w:cs="Times New Roman"/>
          <w:sz w:val="24"/>
          <w:szCs w:val="24"/>
        </w:rPr>
        <w:t>Telah disahkan dan disetujui ole</w:t>
      </w:r>
      <w:r w:rsidR="00561D19">
        <w:rPr>
          <w:rFonts w:ascii="Times New Roman" w:hAnsi="Times New Roman" w:cs="Times New Roman"/>
          <w:sz w:val="24"/>
          <w:szCs w:val="24"/>
        </w:rPr>
        <w:t>h:</w:t>
      </w:r>
    </w:p>
    <w:p w14:paraId="2C2CC9ED" w14:textId="6BE5CBCB" w:rsidR="00E8042D" w:rsidRDefault="00E8042D" w:rsidP="00B67290">
      <w:pPr>
        <w:spacing w:before="100" w:beforeAutospacing="1" w:after="100" w:afterAutospacing="1" w:line="240" w:lineRule="auto"/>
        <w:ind w:left="1701" w:right="-2" w:hanging="1701"/>
        <w:jc w:val="center"/>
        <w:rPr>
          <w:rFonts w:ascii="Times New Roman" w:hAnsi="Times New Roman" w:cs="Times New Roman"/>
          <w:sz w:val="24"/>
          <w:szCs w:val="24"/>
        </w:rPr>
      </w:pPr>
      <w:r>
        <w:rPr>
          <w:rFonts w:ascii="Times New Roman" w:hAnsi="Times New Roman" w:cs="Times New Roman"/>
          <w:sz w:val="24"/>
          <w:szCs w:val="24"/>
        </w:rPr>
        <w:t>Pada tanggal ……………………………</w:t>
      </w:r>
    </w:p>
    <w:p w14:paraId="0DE30B34" w14:textId="33B54054" w:rsidR="00E8042D" w:rsidRDefault="00E8042D" w:rsidP="00B67290">
      <w:pPr>
        <w:spacing w:before="100" w:beforeAutospacing="1" w:after="100" w:afterAutospacing="1" w:line="240" w:lineRule="auto"/>
        <w:ind w:left="1701" w:right="4392" w:hanging="1701"/>
        <w:jc w:val="center"/>
        <w:rPr>
          <w:rFonts w:ascii="Times New Roman" w:hAnsi="Times New Roman" w:cs="Times New Roman"/>
          <w:sz w:val="24"/>
          <w:szCs w:val="24"/>
        </w:rPr>
        <w:sectPr w:rsidR="00E8042D" w:rsidSect="00104AB0">
          <w:pgSz w:w="11906" w:h="16838" w:code="9"/>
          <w:pgMar w:top="1418" w:right="1418" w:bottom="1418" w:left="1701" w:header="709" w:footer="709" w:gutter="0"/>
          <w:cols w:space="708"/>
          <w:docGrid w:linePitch="360"/>
        </w:sectPr>
      </w:pPr>
    </w:p>
    <w:p w14:paraId="21B208B1" w14:textId="50A65BD0" w:rsidR="00D90D53" w:rsidRDefault="007B030A" w:rsidP="00B67290">
      <w:pPr>
        <w:spacing w:before="100" w:beforeAutospacing="1" w:after="100" w:afterAutospacing="1" w:line="240" w:lineRule="auto"/>
        <w:ind w:left="-142" w:right="-144"/>
        <w:jc w:val="center"/>
        <w:rPr>
          <w:rFonts w:ascii="Times New Roman" w:hAnsi="Times New Roman" w:cs="Times New Roman"/>
          <w:sz w:val="24"/>
          <w:szCs w:val="24"/>
        </w:rPr>
      </w:pPr>
      <w:r>
        <w:rPr>
          <w:rFonts w:ascii="Times New Roman" w:hAnsi="Times New Roman" w:cs="Times New Roman"/>
          <w:sz w:val="24"/>
          <w:szCs w:val="24"/>
        </w:rPr>
        <w:t xml:space="preserve"> </w:t>
      </w:r>
      <w:r w:rsidR="00D90D53">
        <w:rPr>
          <w:rFonts w:ascii="Times New Roman" w:hAnsi="Times New Roman" w:cs="Times New Roman"/>
          <w:sz w:val="24"/>
          <w:szCs w:val="24"/>
        </w:rPr>
        <w:t xml:space="preserve">Pembimbing Sekolah                                       </w:t>
      </w:r>
      <w:r>
        <w:rPr>
          <w:rFonts w:ascii="Times New Roman" w:hAnsi="Times New Roman" w:cs="Times New Roman"/>
          <w:sz w:val="24"/>
          <w:szCs w:val="24"/>
        </w:rPr>
        <w:t xml:space="preserve">  </w:t>
      </w:r>
      <w:r w:rsidR="00D90D53">
        <w:rPr>
          <w:rFonts w:ascii="Times New Roman" w:hAnsi="Times New Roman" w:cs="Times New Roman"/>
          <w:sz w:val="24"/>
          <w:szCs w:val="24"/>
        </w:rPr>
        <w:t xml:space="preserve">  </w:t>
      </w:r>
      <w:r>
        <w:rPr>
          <w:rFonts w:ascii="Times New Roman" w:hAnsi="Times New Roman" w:cs="Times New Roman"/>
          <w:sz w:val="24"/>
          <w:szCs w:val="24"/>
        </w:rPr>
        <w:t xml:space="preserve">  </w:t>
      </w:r>
      <w:r w:rsidR="00D90D53">
        <w:rPr>
          <w:rFonts w:ascii="Times New Roman" w:hAnsi="Times New Roman" w:cs="Times New Roman"/>
          <w:sz w:val="24"/>
          <w:szCs w:val="24"/>
        </w:rPr>
        <w:t>Pembimbing Instansi</w:t>
      </w:r>
    </w:p>
    <w:p w14:paraId="5E3A3AF9" w14:textId="24426DAC" w:rsidR="00B67290" w:rsidRDefault="00B67290" w:rsidP="00B67290">
      <w:pPr>
        <w:spacing w:before="100" w:beforeAutospacing="1" w:after="100" w:afterAutospacing="1" w:line="720" w:lineRule="auto"/>
        <w:ind w:left="-142" w:right="-144"/>
        <w:jc w:val="center"/>
        <w:rPr>
          <w:rFonts w:ascii="Times New Roman" w:hAnsi="Times New Roman" w:cs="Times New Roman"/>
          <w:sz w:val="24"/>
          <w:szCs w:val="24"/>
        </w:rPr>
      </w:pPr>
    </w:p>
    <w:p w14:paraId="044A5353" w14:textId="765092DA" w:rsidR="00C22145" w:rsidRPr="007B030A" w:rsidRDefault="007B030A" w:rsidP="00B67290">
      <w:pPr>
        <w:spacing w:after="0" w:line="240" w:lineRule="auto"/>
        <w:ind w:left="-142" w:right="-2" w:hanging="425"/>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E8042D" w:rsidRPr="007B030A">
        <w:rPr>
          <w:rFonts w:ascii="Times New Roman" w:hAnsi="Times New Roman" w:cs="Times New Roman"/>
          <w:b/>
          <w:bCs/>
          <w:sz w:val="24"/>
          <w:szCs w:val="24"/>
        </w:rPr>
        <w:t>Faisal Habis</w:t>
      </w:r>
      <w:r w:rsidRPr="007B030A">
        <w:rPr>
          <w:rFonts w:ascii="Times New Roman" w:hAnsi="Times New Roman" w:cs="Times New Roman"/>
          <w:b/>
          <w:bCs/>
          <w:sz w:val="24"/>
          <w:szCs w:val="24"/>
        </w:rPr>
        <w:t>,</w:t>
      </w:r>
      <w:r w:rsidR="00E8042D" w:rsidRPr="007B030A">
        <w:rPr>
          <w:rFonts w:ascii="Times New Roman" w:hAnsi="Times New Roman" w:cs="Times New Roman"/>
          <w:b/>
          <w:bCs/>
          <w:sz w:val="24"/>
          <w:szCs w:val="24"/>
        </w:rPr>
        <w:t xml:space="preserve"> S.kom</w:t>
      </w:r>
      <w:r w:rsidR="00E72BBE" w:rsidRPr="007B030A">
        <w:rPr>
          <w:rFonts w:ascii="Times New Roman" w:hAnsi="Times New Roman" w:cs="Times New Roman"/>
          <w:b/>
          <w:bCs/>
          <w:sz w:val="24"/>
          <w:szCs w:val="24"/>
        </w:rPr>
        <w:t>.</w:t>
      </w:r>
      <w:r w:rsidR="00E8042D" w:rsidRPr="007B030A">
        <w:rPr>
          <w:rFonts w:ascii="Times New Roman" w:hAnsi="Times New Roman" w:cs="Times New Roman"/>
          <w:b/>
          <w:bCs/>
          <w:sz w:val="24"/>
          <w:szCs w:val="24"/>
        </w:rPr>
        <w:tab/>
      </w:r>
      <w:r w:rsidR="00E8042D" w:rsidRPr="007B030A">
        <w:rPr>
          <w:rFonts w:ascii="Times New Roman" w:hAnsi="Times New Roman" w:cs="Times New Roman"/>
          <w:b/>
          <w:bCs/>
          <w:sz w:val="24"/>
          <w:szCs w:val="24"/>
        </w:rPr>
        <w:tab/>
      </w:r>
      <w:r w:rsidR="00E8042D" w:rsidRPr="007B030A">
        <w:rPr>
          <w:rFonts w:ascii="Times New Roman" w:hAnsi="Times New Roman" w:cs="Times New Roman"/>
          <w:b/>
          <w:bCs/>
          <w:sz w:val="24"/>
          <w:szCs w:val="24"/>
        </w:rPr>
        <w:tab/>
      </w:r>
      <w:r w:rsidR="00E8042D" w:rsidRPr="007B030A">
        <w:rPr>
          <w:rFonts w:ascii="Times New Roman" w:hAnsi="Times New Roman" w:cs="Times New Roman"/>
          <w:b/>
          <w:bCs/>
          <w:sz w:val="24"/>
          <w:szCs w:val="24"/>
        </w:rPr>
        <w:tab/>
      </w:r>
      <w:r w:rsidR="00D90D53" w:rsidRPr="007B030A">
        <w:rPr>
          <w:rFonts w:ascii="Times New Roman" w:hAnsi="Times New Roman" w:cs="Times New Roman"/>
          <w:b/>
          <w:bCs/>
          <w:sz w:val="24"/>
          <w:szCs w:val="24"/>
        </w:rPr>
        <w:t xml:space="preserve">            </w:t>
      </w:r>
      <w:r w:rsidR="00E8042D" w:rsidRPr="007B030A">
        <w:rPr>
          <w:rFonts w:ascii="Times New Roman" w:hAnsi="Times New Roman" w:cs="Times New Roman"/>
          <w:b/>
          <w:bCs/>
          <w:sz w:val="24"/>
          <w:szCs w:val="24"/>
        </w:rPr>
        <w:t xml:space="preserve"> dr. Roysit</w:t>
      </w:r>
    </w:p>
    <w:p w14:paraId="0AA2D3E2" w14:textId="78ADAA29" w:rsidR="007B030A" w:rsidRPr="007B030A" w:rsidRDefault="00C22145" w:rsidP="00B67290">
      <w:pPr>
        <w:tabs>
          <w:tab w:val="left" w:pos="0"/>
        </w:tabs>
        <w:spacing w:after="0" w:line="240" w:lineRule="auto"/>
        <w:ind w:left="851" w:right="-144" w:hanging="425"/>
        <w:rPr>
          <w:rFonts w:ascii="Times New Roman" w:hAnsi="Times New Roman" w:cs="Times New Roman"/>
          <w:b/>
          <w:bCs/>
          <w:sz w:val="24"/>
          <w:szCs w:val="24"/>
        </w:rPr>
      </w:pPr>
      <w:r w:rsidRPr="007B030A">
        <w:rPr>
          <w:rFonts w:ascii="Times New Roman" w:hAnsi="Times New Roman" w:cs="Times New Roman"/>
          <w:b/>
          <w:bCs/>
          <w:sz w:val="24"/>
          <w:szCs w:val="24"/>
        </w:rPr>
        <w:tab/>
        <w:t>NIP 199804162025211011</w:t>
      </w:r>
    </w:p>
    <w:p w14:paraId="76C04EB2" w14:textId="669BF90C" w:rsidR="00D90D53" w:rsidRDefault="00D90D53" w:rsidP="00B67290">
      <w:pPr>
        <w:spacing w:before="100" w:beforeAutospacing="1" w:after="100" w:afterAutospacing="1" w:line="240" w:lineRule="auto"/>
        <w:ind w:left="1701" w:right="-427" w:hanging="1701"/>
        <w:jc w:val="center"/>
        <w:rPr>
          <w:rFonts w:ascii="Times New Roman" w:hAnsi="Times New Roman" w:cs="Times New Roman"/>
          <w:sz w:val="24"/>
          <w:szCs w:val="24"/>
        </w:rPr>
      </w:pPr>
      <w:r>
        <w:rPr>
          <w:rFonts w:ascii="Times New Roman" w:hAnsi="Times New Roman" w:cs="Times New Roman"/>
          <w:sz w:val="24"/>
          <w:szCs w:val="24"/>
        </w:rPr>
        <w:t>Kepala Konsentrasi Keahlian</w:t>
      </w:r>
    </w:p>
    <w:p w14:paraId="6AF33122" w14:textId="0A2AA8F0" w:rsidR="007B030A" w:rsidRDefault="007B030A" w:rsidP="00B67290">
      <w:pPr>
        <w:spacing w:before="100" w:beforeAutospacing="1" w:after="100" w:afterAutospacing="1" w:line="720" w:lineRule="auto"/>
        <w:ind w:left="1701" w:right="-427" w:hanging="1701"/>
        <w:jc w:val="center"/>
        <w:rPr>
          <w:rFonts w:ascii="Times New Roman" w:hAnsi="Times New Roman" w:cs="Times New Roman"/>
          <w:sz w:val="24"/>
          <w:szCs w:val="24"/>
        </w:rPr>
      </w:pPr>
    </w:p>
    <w:p w14:paraId="406951B9" w14:textId="44347787" w:rsidR="00896D85" w:rsidRPr="007B030A" w:rsidRDefault="002E4A9A" w:rsidP="00B67290">
      <w:pPr>
        <w:spacing w:after="0" w:line="240" w:lineRule="auto"/>
        <w:ind w:left="1701" w:right="-425" w:hanging="1701"/>
        <w:jc w:val="center"/>
        <w:rPr>
          <w:rFonts w:ascii="Times New Roman" w:hAnsi="Times New Roman" w:cs="Times New Roman"/>
          <w:b/>
          <w:bCs/>
          <w:sz w:val="24"/>
          <w:szCs w:val="24"/>
        </w:rPr>
      </w:pPr>
      <w:r w:rsidRPr="007B030A">
        <w:rPr>
          <w:rFonts w:ascii="Times New Roman" w:hAnsi="Times New Roman" w:cs="Times New Roman"/>
          <w:b/>
          <w:bCs/>
          <w:sz w:val="24"/>
          <w:szCs w:val="24"/>
        </w:rPr>
        <w:t>Muhtia Widya</w:t>
      </w:r>
      <w:r w:rsidR="00561D19" w:rsidRPr="007B030A">
        <w:rPr>
          <w:rFonts w:ascii="Times New Roman" w:hAnsi="Times New Roman" w:cs="Times New Roman"/>
          <w:b/>
          <w:bCs/>
          <w:sz w:val="24"/>
          <w:szCs w:val="24"/>
        </w:rPr>
        <w:t>n</w:t>
      </w:r>
      <w:r w:rsidRPr="007B030A">
        <w:rPr>
          <w:rFonts w:ascii="Times New Roman" w:hAnsi="Times New Roman" w:cs="Times New Roman"/>
          <w:b/>
          <w:bCs/>
          <w:sz w:val="24"/>
          <w:szCs w:val="24"/>
        </w:rPr>
        <w:t>ingsih</w:t>
      </w:r>
      <w:r w:rsidR="007B030A" w:rsidRPr="007B030A">
        <w:rPr>
          <w:rFonts w:ascii="Times New Roman" w:hAnsi="Times New Roman" w:cs="Times New Roman"/>
          <w:b/>
          <w:bCs/>
          <w:sz w:val="24"/>
          <w:szCs w:val="24"/>
        </w:rPr>
        <w:t>,</w:t>
      </w:r>
      <w:r w:rsidRPr="007B030A">
        <w:rPr>
          <w:rFonts w:ascii="Times New Roman" w:hAnsi="Times New Roman" w:cs="Times New Roman"/>
          <w:b/>
          <w:bCs/>
          <w:sz w:val="24"/>
          <w:szCs w:val="24"/>
        </w:rPr>
        <w:t xml:space="preserve"> S.Si., M.pd.</w:t>
      </w:r>
    </w:p>
    <w:p w14:paraId="337DC129" w14:textId="6596909B" w:rsidR="007B030A" w:rsidRDefault="007B030A" w:rsidP="00B67290">
      <w:pPr>
        <w:spacing w:after="0" w:line="240" w:lineRule="auto"/>
        <w:ind w:left="1701" w:right="-425" w:hanging="1701"/>
        <w:jc w:val="center"/>
        <w:rPr>
          <w:rFonts w:ascii="Times New Roman" w:hAnsi="Times New Roman" w:cs="Times New Roman"/>
          <w:b/>
          <w:bCs/>
          <w:sz w:val="24"/>
          <w:szCs w:val="24"/>
        </w:rPr>
      </w:pPr>
      <w:r w:rsidRPr="007B030A">
        <w:rPr>
          <w:rFonts w:ascii="Times New Roman" w:hAnsi="Times New Roman" w:cs="Times New Roman"/>
          <w:b/>
          <w:bCs/>
          <w:sz w:val="24"/>
          <w:szCs w:val="24"/>
        </w:rPr>
        <w:t>NIP 198109122010012007</w:t>
      </w:r>
    </w:p>
    <w:p w14:paraId="5C36862A" w14:textId="34971432" w:rsidR="007B030A" w:rsidRPr="007B030A" w:rsidRDefault="007B030A" w:rsidP="00B67290">
      <w:pPr>
        <w:spacing w:before="100" w:beforeAutospacing="1" w:after="100" w:afterAutospacing="1" w:line="240" w:lineRule="auto"/>
        <w:ind w:left="1701" w:right="-427" w:hanging="1701"/>
        <w:jc w:val="center"/>
        <w:rPr>
          <w:rFonts w:ascii="Times New Roman" w:hAnsi="Times New Roman" w:cs="Times New Roman"/>
          <w:b/>
          <w:bCs/>
          <w:sz w:val="24"/>
          <w:szCs w:val="24"/>
        </w:rPr>
      </w:pPr>
    </w:p>
    <w:p w14:paraId="4B4F69E1" w14:textId="2F780748" w:rsidR="00E6219B" w:rsidRDefault="002E4A9A" w:rsidP="00B67290">
      <w:pPr>
        <w:spacing w:after="120" w:line="240" w:lineRule="auto"/>
        <w:ind w:left="1701" w:right="-425" w:hanging="1701"/>
        <w:jc w:val="center"/>
        <w:rPr>
          <w:rFonts w:ascii="Times New Roman" w:hAnsi="Times New Roman" w:cs="Times New Roman"/>
          <w:sz w:val="24"/>
          <w:szCs w:val="24"/>
        </w:rPr>
      </w:pPr>
      <w:r>
        <w:rPr>
          <w:rFonts w:ascii="Times New Roman" w:hAnsi="Times New Roman" w:cs="Times New Roman"/>
          <w:sz w:val="24"/>
          <w:szCs w:val="24"/>
        </w:rPr>
        <w:t>Mengetahui,</w:t>
      </w:r>
    </w:p>
    <w:p w14:paraId="0AA3FDCE" w14:textId="470032FE" w:rsidR="007B030A" w:rsidRDefault="00E6219B" w:rsidP="00B67290">
      <w:pPr>
        <w:spacing w:after="120" w:line="240" w:lineRule="auto"/>
        <w:ind w:left="1701" w:right="-425" w:hanging="1701"/>
        <w:jc w:val="center"/>
        <w:rPr>
          <w:rFonts w:ascii="Times New Roman" w:hAnsi="Times New Roman" w:cs="Times New Roman"/>
          <w:sz w:val="24"/>
          <w:szCs w:val="24"/>
        </w:rPr>
      </w:pPr>
      <w:r>
        <w:rPr>
          <w:rFonts w:ascii="Times New Roman" w:hAnsi="Times New Roman" w:cs="Times New Roman"/>
          <w:sz w:val="24"/>
          <w:szCs w:val="24"/>
        </w:rPr>
        <w:t>Kepala SMKN 5 kabupat</w:t>
      </w:r>
      <w:r w:rsidR="007B030A">
        <w:rPr>
          <w:rFonts w:ascii="Times New Roman" w:hAnsi="Times New Roman" w:cs="Times New Roman"/>
          <w:sz w:val="24"/>
          <w:szCs w:val="24"/>
        </w:rPr>
        <w:t>e</w:t>
      </w:r>
      <w:r>
        <w:rPr>
          <w:rFonts w:ascii="Times New Roman" w:hAnsi="Times New Roman" w:cs="Times New Roman"/>
          <w:sz w:val="24"/>
          <w:szCs w:val="24"/>
        </w:rPr>
        <w:t>n Tangerang</w:t>
      </w:r>
    </w:p>
    <w:p w14:paraId="446BF09E" w14:textId="303C370D" w:rsidR="00B67290" w:rsidRDefault="00B67290" w:rsidP="00B67290">
      <w:pPr>
        <w:spacing w:before="100" w:beforeAutospacing="1" w:after="100" w:afterAutospacing="1" w:line="720" w:lineRule="auto"/>
        <w:ind w:left="1701" w:right="-427" w:hanging="1701"/>
        <w:jc w:val="center"/>
        <w:rPr>
          <w:rFonts w:ascii="Times New Roman" w:hAnsi="Times New Roman" w:cs="Times New Roman"/>
          <w:sz w:val="24"/>
          <w:szCs w:val="24"/>
        </w:rPr>
      </w:pPr>
    </w:p>
    <w:p w14:paraId="3B04A93D" w14:textId="4A134637" w:rsidR="007B030A" w:rsidRPr="007B030A" w:rsidRDefault="002E4A9A" w:rsidP="00B67290">
      <w:pPr>
        <w:spacing w:after="0" w:line="240" w:lineRule="auto"/>
        <w:ind w:left="1701" w:right="-425" w:hanging="1701"/>
        <w:jc w:val="center"/>
        <w:rPr>
          <w:rFonts w:ascii="Times New Roman" w:hAnsi="Times New Roman" w:cs="Times New Roman"/>
          <w:b/>
          <w:bCs/>
          <w:sz w:val="24"/>
          <w:szCs w:val="24"/>
        </w:rPr>
      </w:pPr>
      <w:r w:rsidRPr="007B030A">
        <w:rPr>
          <w:rFonts w:ascii="Times New Roman" w:hAnsi="Times New Roman" w:cs="Times New Roman"/>
          <w:b/>
          <w:bCs/>
          <w:sz w:val="24"/>
          <w:szCs w:val="24"/>
        </w:rPr>
        <w:t>Surta Wijaya</w:t>
      </w:r>
      <w:r w:rsidR="007B030A" w:rsidRPr="007B030A">
        <w:rPr>
          <w:rFonts w:ascii="Times New Roman" w:hAnsi="Times New Roman" w:cs="Times New Roman"/>
          <w:b/>
          <w:bCs/>
          <w:sz w:val="24"/>
          <w:szCs w:val="24"/>
        </w:rPr>
        <w:t>,</w:t>
      </w:r>
      <w:r w:rsidRPr="007B030A">
        <w:rPr>
          <w:rFonts w:ascii="Times New Roman" w:hAnsi="Times New Roman" w:cs="Times New Roman"/>
          <w:b/>
          <w:bCs/>
          <w:sz w:val="24"/>
          <w:szCs w:val="24"/>
        </w:rPr>
        <w:t xml:space="preserve"> S.kom., M.m.</w:t>
      </w:r>
      <w:r w:rsidR="007B030A" w:rsidRPr="007B030A">
        <w:rPr>
          <w:rFonts w:ascii="Times New Roman" w:hAnsi="Times New Roman" w:cs="Times New Roman"/>
          <w:b/>
          <w:bCs/>
          <w:sz w:val="24"/>
          <w:szCs w:val="24"/>
        </w:rPr>
        <w:t>, M.TI</w:t>
      </w:r>
      <w:r w:rsidR="007B030A">
        <w:rPr>
          <w:rFonts w:ascii="Times New Roman" w:hAnsi="Times New Roman" w:cs="Times New Roman"/>
          <w:b/>
          <w:bCs/>
          <w:sz w:val="24"/>
          <w:szCs w:val="24"/>
        </w:rPr>
        <w:t>.</w:t>
      </w:r>
    </w:p>
    <w:p w14:paraId="2651655A" w14:textId="29A089B9" w:rsidR="007B030A" w:rsidRPr="00B67290" w:rsidRDefault="007B030A" w:rsidP="00B67290">
      <w:pPr>
        <w:spacing w:after="0" w:line="240" w:lineRule="auto"/>
        <w:ind w:left="1701" w:right="-425" w:hanging="1701"/>
        <w:jc w:val="center"/>
        <w:rPr>
          <w:rFonts w:ascii="Times New Roman" w:hAnsi="Times New Roman" w:cs="Times New Roman"/>
          <w:b/>
          <w:bCs/>
          <w:sz w:val="24"/>
          <w:szCs w:val="24"/>
        </w:rPr>
      </w:pPr>
      <w:r w:rsidRPr="00B67290">
        <w:rPr>
          <w:rFonts w:ascii="Times New Roman" w:hAnsi="Times New Roman" w:cs="Times New Roman"/>
          <w:b/>
          <w:bCs/>
          <w:sz w:val="24"/>
          <w:szCs w:val="24"/>
        </w:rPr>
        <w:t>NIP</w:t>
      </w:r>
      <w:r w:rsidR="00B67290" w:rsidRPr="00B67290">
        <w:rPr>
          <w:rFonts w:ascii="Times New Roman" w:hAnsi="Times New Roman" w:cs="Times New Roman"/>
          <w:b/>
          <w:bCs/>
          <w:sz w:val="24"/>
          <w:szCs w:val="24"/>
        </w:rPr>
        <w:t xml:space="preserve"> 1916601192002121002</w:t>
      </w:r>
    </w:p>
    <w:p w14:paraId="42412DE2" w14:textId="0245DC99" w:rsidR="0087086B" w:rsidRPr="000767AA" w:rsidRDefault="0087086B" w:rsidP="00031D8D">
      <w:pPr>
        <w:spacing w:before="100" w:beforeAutospacing="1" w:after="100" w:afterAutospacing="1"/>
        <w:ind w:left="1701" w:right="-427" w:hanging="1701"/>
        <w:jc w:val="center"/>
        <w:rPr>
          <w:rFonts w:ascii="Times New Roman" w:hAnsi="Times New Roman" w:cs="Times New Roman"/>
          <w:b/>
          <w:bCs/>
          <w:sz w:val="28"/>
          <w:szCs w:val="28"/>
        </w:rPr>
      </w:pPr>
      <w:r>
        <w:rPr>
          <w:rFonts w:ascii="Times New Roman" w:hAnsi="Times New Roman" w:cs="Times New Roman"/>
          <w:sz w:val="24"/>
          <w:szCs w:val="24"/>
        </w:rPr>
        <w:br w:type="page"/>
      </w:r>
      <w:r w:rsidRPr="000767AA">
        <w:rPr>
          <w:rFonts w:ascii="Times New Roman" w:hAnsi="Times New Roman" w:cs="Times New Roman"/>
          <w:b/>
          <w:bCs/>
          <w:sz w:val="28"/>
          <w:szCs w:val="28"/>
        </w:rPr>
        <w:lastRenderedPageBreak/>
        <w:t>KATA PENGANTAR</w:t>
      </w:r>
    </w:p>
    <w:p w14:paraId="598A0733" w14:textId="095DC650" w:rsidR="0087086B" w:rsidRPr="005F383C" w:rsidRDefault="0087086B" w:rsidP="00BC52A4">
      <w:pPr>
        <w:spacing w:before="100" w:beforeAutospacing="1" w:after="100" w:afterAutospacing="1"/>
        <w:ind w:right="-427"/>
        <w:rPr>
          <w:rFonts w:ascii="Times New Roman" w:hAnsi="Times New Roman" w:cs="Times New Roman"/>
          <w:sz w:val="24"/>
          <w:szCs w:val="24"/>
        </w:rPr>
      </w:pPr>
      <w:r>
        <w:rPr>
          <w:rFonts w:ascii="Times New Roman" w:hAnsi="Times New Roman" w:cs="Times New Roman"/>
          <w:sz w:val="28"/>
          <w:szCs w:val="28"/>
        </w:rPr>
        <w:tab/>
      </w:r>
      <w:r w:rsidRPr="005F383C">
        <w:rPr>
          <w:rFonts w:ascii="Times New Roman" w:hAnsi="Times New Roman" w:cs="Times New Roman"/>
          <w:sz w:val="24"/>
          <w:szCs w:val="24"/>
        </w:rPr>
        <w:t xml:space="preserve">Puji syukur kehadirat Tuhan Yang Maha Esa atas rahmat dan karunianya, sehingga praktik kerja Industri (Prakerin) yang telah dilaksanakan pada tanggal </w:t>
      </w:r>
      <w:r w:rsidR="00BC52A4">
        <w:rPr>
          <w:rFonts w:ascii="Times New Roman" w:hAnsi="Times New Roman" w:cs="Times New Roman"/>
          <w:sz w:val="24"/>
          <w:szCs w:val="24"/>
        </w:rPr>
        <w:t>8 Juli 2025</w:t>
      </w:r>
      <w:r w:rsidRPr="005F383C">
        <w:rPr>
          <w:rFonts w:ascii="Times New Roman" w:hAnsi="Times New Roman" w:cs="Times New Roman"/>
          <w:sz w:val="24"/>
          <w:szCs w:val="24"/>
        </w:rPr>
        <w:t xml:space="preserve"> hingga tanggal </w:t>
      </w:r>
      <w:r w:rsidR="00BC52A4">
        <w:rPr>
          <w:rFonts w:ascii="Times New Roman" w:hAnsi="Times New Roman" w:cs="Times New Roman"/>
          <w:sz w:val="24"/>
          <w:szCs w:val="24"/>
        </w:rPr>
        <w:t>28 november 2025</w:t>
      </w:r>
      <w:r w:rsidRPr="005F383C">
        <w:rPr>
          <w:rFonts w:ascii="Times New Roman" w:hAnsi="Times New Roman" w:cs="Times New Roman"/>
          <w:sz w:val="24"/>
          <w:szCs w:val="24"/>
        </w:rPr>
        <w:t xml:space="preserve"> di Kedai Kopi Gardenia dapat berjalan dengan lancar dan sukses. Ucapan syukur yang mendalam juga saya panjatkan karena berkat bimbingan dan izinnya, laporan kegiatan prakerin ini dapat diselesaikan dengan baik dan tepat waktu.</w:t>
      </w:r>
    </w:p>
    <w:p w14:paraId="1F43100A" w14:textId="3D5EF6F5" w:rsidR="0087086B" w:rsidRDefault="0087086B" w:rsidP="00561D19">
      <w:pPr>
        <w:spacing w:before="100" w:beforeAutospacing="1" w:after="100" w:afterAutospacing="1"/>
        <w:ind w:right="-427"/>
        <w:jc w:val="both"/>
        <w:rPr>
          <w:rFonts w:ascii="Times New Roman" w:hAnsi="Times New Roman" w:cs="Times New Roman"/>
          <w:sz w:val="24"/>
          <w:szCs w:val="24"/>
        </w:rPr>
      </w:pPr>
      <w:r w:rsidRPr="005F383C">
        <w:rPr>
          <w:rFonts w:ascii="Times New Roman" w:hAnsi="Times New Roman" w:cs="Times New Roman"/>
          <w:sz w:val="28"/>
          <w:szCs w:val="28"/>
        </w:rPr>
        <w:tab/>
      </w:r>
      <w:r w:rsidRPr="005F383C">
        <w:rPr>
          <w:rFonts w:ascii="Times New Roman" w:hAnsi="Times New Roman" w:cs="Times New Roman"/>
          <w:sz w:val="24"/>
          <w:szCs w:val="24"/>
        </w:rPr>
        <w:t>Tujuan dibuatnya laporan ini adalah untuk memenuhi salah satu syarat menyelesaikan program Praktik Kerja Industri dan sebagai bentuk pertanggungjawaban tertulis atas semua kegiatan dan pengalaman yang telah diperoleh selama melaksanakan Prakerin</w:t>
      </w:r>
      <w:r>
        <w:rPr>
          <w:rFonts w:ascii="Times New Roman" w:hAnsi="Times New Roman" w:cs="Times New Roman"/>
          <w:sz w:val="24"/>
          <w:szCs w:val="24"/>
        </w:rPr>
        <w:t>.</w:t>
      </w:r>
    </w:p>
    <w:p w14:paraId="6ACB014F" w14:textId="13176206" w:rsidR="0087086B" w:rsidRDefault="0087086B" w:rsidP="00561D19">
      <w:pPr>
        <w:spacing w:before="100" w:beforeAutospacing="1" w:after="100" w:afterAutospacing="1"/>
        <w:ind w:right="-427"/>
        <w:jc w:val="both"/>
        <w:rPr>
          <w:rFonts w:ascii="Times New Roman" w:hAnsi="Times New Roman" w:cs="Times New Roman"/>
          <w:sz w:val="24"/>
          <w:szCs w:val="24"/>
        </w:rPr>
      </w:pPr>
      <w:r>
        <w:rPr>
          <w:rFonts w:ascii="Times New Roman" w:hAnsi="Times New Roman" w:cs="Times New Roman"/>
          <w:sz w:val="24"/>
          <w:szCs w:val="24"/>
        </w:rPr>
        <w:tab/>
        <w:t>Secara garis besar laporan ini berisi tentang profil singkat tempat usaha, pelaksanaan kegiatan harian dan proyek yang dikerjakan, hasil yang dicapai, serta kesimpulan dari Prakerin yang sudah dilaksanakan.</w:t>
      </w:r>
    </w:p>
    <w:p w14:paraId="08FE1DF4" w14:textId="1D5F5572" w:rsidR="0087086B" w:rsidRDefault="0087086B" w:rsidP="00561D19">
      <w:pPr>
        <w:spacing w:before="100" w:beforeAutospacing="1" w:after="100" w:afterAutospacing="1"/>
        <w:ind w:right="-427"/>
        <w:jc w:val="both"/>
        <w:rPr>
          <w:rFonts w:ascii="Times New Roman" w:hAnsi="Times New Roman" w:cs="Times New Roman"/>
          <w:sz w:val="24"/>
          <w:szCs w:val="24"/>
        </w:rPr>
      </w:pPr>
      <w:r>
        <w:rPr>
          <w:rFonts w:ascii="Times New Roman" w:hAnsi="Times New Roman" w:cs="Times New Roman"/>
          <w:sz w:val="24"/>
          <w:szCs w:val="24"/>
        </w:rPr>
        <w:tab/>
        <w:t xml:space="preserve">Pada kesempatan ini, saya ingin menyampaikan rasa terimakasih yang sebesar-besarnya kepada semua pihak yang telah memberikan bantuan, dukungan, dan bimbingan, sehingga kegiatan Prakerin dan penyusunan laporan ini dapat terlaksana. </w:t>
      </w:r>
    </w:p>
    <w:p w14:paraId="17CFBCA3" w14:textId="78E261B4" w:rsidR="0087086B" w:rsidRDefault="0087086B" w:rsidP="00561D19">
      <w:pPr>
        <w:spacing w:before="100" w:beforeAutospacing="1" w:after="100" w:afterAutospacing="1"/>
        <w:ind w:right="-427"/>
        <w:jc w:val="both"/>
        <w:rPr>
          <w:rFonts w:ascii="Times New Roman" w:hAnsi="Times New Roman" w:cs="Times New Roman"/>
          <w:sz w:val="24"/>
          <w:szCs w:val="24"/>
        </w:rPr>
      </w:pPr>
      <w:r>
        <w:rPr>
          <w:rFonts w:ascii="Times New Roman" w:hAnsi="Times New Roman" w:cs="Times New Roman"/>
          <w:sz w:val="24"/>
          <w:szCs w:val="24"/>
        </w:rPr>
        <w:t xml:space="preserve">Terima kasih khusus saya sampaikan kepada: </w:t>
      </w:r>
    </w:p>
    <w:p w14:paraId="17846606" w14:textId="6127936C" w:rsidR="0087086B" w:rsidRDefault="0087086B" w:rsidP="00561D19">
      <w:pPr>
        <w:pStyle w:val="ListParagraph"/>
        <w:numPr>
          <w:ilvl w:val="0"/>
          <w:numId w:val="1"/>
        </w:numPr>
        <w:spacing w:before="100" w:beforeAutospacing="1" w:after="100" w:afterAutospacing="1"/>
        <w:ind w:right="-427"/>
        <w:jc w:val="both"/>
        <w:rPr>
          <w:rFonts w:ascii="Times New Roman" w:hAnsi="Times New Roman" w:cs="Times New Roman"/>
          <w:sz w:val="24"/>
          <w:szCs w:val="24"/>
        </w:rPr>
      </w:pPr>
      <w:r w:rsidRPr="005F383C">
        <w:rPr>
          <w:rFonts w:ascii="Times New Roman" w:hAnsi="Times New Roman" w:cs="Times New Roman"/>
          <w:sz w:val="24"/>
          <w:szCs w:val="24"/>
        </w:rPr>
        <w:t xml:space="preserve">Bpk. Surta Wijaya </w:t>
      </w:r>
      <w:proofErr w:type="gramStart"/>
      <w:r w:rsidRPr="005F383C">
        <w:rPr>
          <w:rFonts w:ascii="Times New Roman" w:hAnsi="Times New Roman" w:cs="Times New Roman"/>
          <w:sz w:val="24"/>
          <w:szCs w:val="24"/>
        </w:rPr>
        <w:t>S</w:t>
      </w:r>
      <w:r w:rsidR="00BE4986">
        <w:rPr>
          <w:rFonts w:ascii="Times New Roman" w:hAnsi="Times New Roman" w:cs="Times New Roman"/>
          <w:sz w:val="24"/>
          <w:szCs w:val="24"/>
        </w:rPr>
        <w:t>.</w:t>
      </w:r>
      <w:r>
        <w:rPr>
          <w:rFonts w:ascii="Times New Roman" w:hAnsi="Times New Roman" w:cs="Times New Roman"/>
          <w:sz w:val="24"/>
          <w:szCs w:val="24"/>
        </w:rPr>
        <w:t>K</w:t>
      </w:r>
      <w:r w:rsidRPr="005F383C">
        <w:rPr>
          <w:rFonts w:ascii="Times New Roman" w:hAnsi="Times New Roman" w:cs="Times New Roman"/>
          <w:sz w:val="24"/>
          <w:szCs w:val="24"/>
        </w:rPr>
        <w:t>om</w:t>
      </w:r>
      <w:proofErr w:type="gramEnd"/>
      <w:r w:rsidRPr="005F383C">
        <w:rPr>
          <w:rFonts w:ascii="Times New Roman" w:hAnsi="Times New Roman" w:cs="Times New Roman"/>
          <w:sz w:val="24"/>
          <w:szCs w:val="24"/>
        </w:rPr>
        <w:t>., M.m selaku kepala sekolahTangerang atas dukungan yang diberikan.</w:t>
      </w:r>
    </w:p>
    <w:p w14:paraId="4D4ABF7B" w14:textId="5BB423BA" w:rsidR="0087086B" w:rsidRDefault="0087086B" w:rsidP="00561D19">
      <w:pPr>
        <w:pStyle w:val="ListParagraph"/>
        <w:numPr>
          <w:ilvl w:val="0"/>
          <w:numId w:val="1"/>
        </w:numPr>
        <w:spacing w:before="100" w:beforeAutospacing="1" w:after="100" w:afterAutospacing="1"/>
        <w:ind w:right="-427"/>
        <w:jc w:val="both"/>
        <w:rPr>
          <w:rFonts w:ascii="Times New Roman" w:hAnsi="Times New Roman" w:cs="Times New Roman"/>
          <w:sz w:val="24"/>
          <w:szCs w:val="24"/>
        </w:rPr>
      </w:pPr>
      <w:r>
        <w:rPr>
          <w:rFonts w:ascii="Times New Roman" w:hAnsi="Times New Roman" w:cs="Times New Roman"/>
          <w:sz w:val="24"/>
          <w:szCs w:val="24"/>
        </w:rPr>
        <w:t xml:space="preserve">Bpk. Faisal Habib </w:t>
      </w:r>
      <w:proofErr w:type="gramStart"/>
      <w:r>
        <w:rPr>
          <w:rFonts w:ascii="Times New Roman" w:hAnsi="Times New Roman" w:cs="Times New Roman"/>
          <w:sz w:val="24"/>
          <w:szCs w:val="24"/>
        </w:rPr>
        <w:t>S.Kom</w:t>
      </w:r>
      <w:proofErr w:type="gramEnd"/>
      <w:r>
        <w:rPr>
          <w:rFonts w:ascii="Times New Roman" w:hAnsi="Times New Roman" w:cs="Times New Roman"/>
          <w:sz w:val="24"/>
          <w:szCs w:val="24"/>
        </w:rPr>
        <w:t>. selaku guru pembimbing yang memeberikan arahan yang berharga</w:t>
      </w:r>
    </w:p>
    <w:p w14:paraId="47A0C094" w14:textId="72D48FD6" w:rsidR="0087086B" w:rsidRDefault="0087086B" w:rsidP="00561D19">
      <w:pPr>
        <w:pStyle w:val="ListParagraph"/>
        <w:numPr>
          <w:ilvl w:val="0"/>
          <w:numId w:val="1"/>
        </w:numPr>
        <w:spacing w:before="100" w:beforeAutospacing="1" w:after="100" w:afterAutospacing="1"/>
        <w:ind w:right="-427"/>
        <w:jc w:val="both"/>
        <w:rPr>
          <w:rFonts w:ascii="Times New Roman" w:hAnsi="Times New Roman" w:cs="Times New Roman"/>
          <w:sz w:val="24"/>
          <w:szCs w:val="24"/>
        </w:rPr>
      </w:pPr>
      <w:r>
        <w:rPr>
          <w:rFonts w:ascii="Times New Roman" w:hAnsi="Times New Roman" w:cs="Times New Roman"/>
          <w:sz w:val="24"/>
          <w:szCs w:val="24"/>
        </w:rPr>
        <w:t xml:space="preserve">Bpk. </w:t>
      </w:r>
      <w:r w:rsidR="0024209F">
        <w:rPr>
          <w:rFonts w:ascii="Times New Roman" w:hAnsi="Times New Roman" w:cs="Times New Roman"/>
          <w:sz w:val="24"/>
          <w:szCs w:val="24"/>
        </w:rPr>
        <w:t>d</w:t>
      </w:r>
      <w:r>
        <w:rPr>
          <w:rFonts w:ascii="Times New Roman" w:hAnsi="Times New Roman" w:cs="Times New Roman"/>
          <w:sz w:val="24"/>
          <w:szCs w:val="24"/>
        </w:rPr>
        <w:t>r. Roysit selaku pemilik tampat usaha atas kesempatan yang diberikan kepada saya</w:t>
      </w:r>
    </w:p>
    <w:p w14:paraId="7D08C102" w14:textId="50E8D66B" w:rsidR="0087086B" w:rsidRPr="008A6871" w:rsidRDefault="0087086B" w:rsidP="00561D19">
      <w:pPr>
        <w:pStyle w:val="ListParagraph"/>
        <w:numPr>
          <w:ilvl w:val="0"/>
          <w:numId w:val="1"/>
        </w:numPr>
        <w:spacing w:before="100" w:beforeAutospacing="1" w:after="100" w:afterAutospacing="1"/>
        <w:ind w:right="-427"/>
        <w:jc w:val="both"/>
        <w:rPr>
          <w:rFonts w:ascii="Times New Roman" w:hAnsi="Times New Roman" w:cs="Times New Roman"/>
          <w:sz w:val="24"/>
          <w:szCs w:val="24"/>
        </w:rPr>
      </w:pPr>
      <w:r>
        <w:rPr>
          <w:rFonts w:ascii="Times New Roman" w:hAnsi="Times New Roman" w:cs="Times New Roman"/>
          <w:sz w:val="24"/>
          <w:szCs w:val="24"/>
        </w:rPr>
        <w:t>Ibu. Muthia Widyaningsih S.Si., M.Pd. selaku kaprodi RPL atas dukungan yang diberikan</w:t>
      </w:r>
    </w:p>
    <w:p w14:paraId="53E1625C" w14:textId="08173965" w:rsidR="0087086B" w:rsidRDefault="0087086B" w:rsidP="00561D19">
      <w:pPr>
        <w:jc w:val="both"/>
        <w:rPr>
          <w:rFonts w:ascii="Times New Roman" w:hAnsi="Times New Roman" w:cs="Times New Roman"/>
          <w:sz w:val="24"/>
          <w:szCs w:val="24"/>
        </w:rPr>
      </w:pPr>
      <w:r>
        <w:rPr>
          <w:rFonts w:ascii="Times New Roman" w:hAnsi="Times New Roman" w:cs="Times New Roman"/>
          <w:sz w:val="24"/>
          <w:szCs w:val="24"/>
        </w:rPr>
        <w:tab/>
        <w:t>Saya menyadari bahwa laporan ini masih jauh dari kata sempurna. Oleh karena itu, dengan kerendahan hati, saya mengharapkan saran dan kritik yang membangun dari semua pembaca demi perbaikan dan penyempurnaan laporan ini di masa mendatang.</w:t>
      </w:r>
    </w:p>
    <w:p w14:paraId="08874E59" w14:textId="567F9E22" w:rsidR="0087086B" w:rsidRDefault="0087086B" w:rsidP="00561D19">
      <w:pPr>
        <w:spacing w:line="360" w:lineRule="auto"/>
        <w:jc w:val="both"/>
        <w:rPr>
          <w:rFonts w:ascii="Times New Roman" w:hAnsi="Times New Roman" w:cs="Times New Roman"/>
          <w:sz w:val="24"/>
          <w:szCs w:val="24"/>
        </w:rPr>
      </w:pPr>
      <w:r>
        <w:rPr>
          <w:rFonts w:ascii="Times New Roman" w:hAnsi="Times New Roman" w:cs="Times New Roman"/>
          <w:sz w:val="24"/>
          <w:szCs w:val="24"/>
        </w:rPr>
        <w:tab/>
        <w:t>Semoga laporan ini dapat memberikan manfaat bagi pembac</w:t>
      </w:r>
      <w:r w:rsidR="00637FC2">
        <w:rPr>
          <w:rFonts w:ascii="Times New Roman" w:hAnsi="Times New Roman" w:cs="Times New Roman"/>
          <w:sz w:val="24"/>
          <w:szCs w:val="24"/>
        </w:rPr>
        <w:t>a</w:t>
      </w:r>
      <w:r>
        <w:rPr>
          <w:rFonts w:ascii="Times New Roman" w:hAnsi="Times New Roman" w:cs="Times New Roman"/>
          <w:sz w:val="24"/>
          <w:szCs w:val="24"/>
        </w:rPr>
        <w:t>, terutama bagi teman-teman yang akan melaksanakan Praktik Kerja Industri di masa yang akan dating</w:t>
      </w:r>
    </w:p>
    <w:p w14:paraId="0A861402" w14:textId="77777777" w:rsidR="00896D85" w:rsidRDefault="00896D85" w:rsidP="00561D19">
      <w:pPr>
        <w:jc w:val="both"/>
        <w:rPr>
          <w:rFonts w:ascii="Times New Roman" w:hAnsi="Times New Roman" w:cs="Times New Roman"/>
          <w:sz w:val="24"/>
          <w:szCs w:val="24"/>
        </w:rPr>
      </w:pPr>
    </w:p>
    <w:p w14:paraId="49D56786" w14:textId="3837B225" w:rsidR="0087086B" w:rsidRDefault="0087086B" w:rsidP="00561D19">
      <w:pPr>
        <w:jc w:val="both"/>
        <w:rPr>
          <w:rFonts w:ascii="Times New Roman" w:hAnsi="Times New Roman" w:cs="Times New Roman"/>
          <w:sz w:val="24"/>
          <w:szCs w:val="24"/>
        </w:rPr>
      </w:pPr>
    </w:p>
    <w:p w14:paraId="1AF16C8E" w14:textId="77777777" w:rsidR="0087086B" w:rsidRDefault="0087086B" w:rsidP="00561D19">
      <w:pPr>
        <w:jc w:val="both"/>
        <w:rPr>
          <w:rFonts w:ascii="Times New Roman" w:hAnsi="Times New Roman" w:cs="Times New Roman"/>
          <w:sz w:val="24"/>
          <w:szCs w:val="24"/>
        </w:rPr>
      </w:pPr>
      <w:r>
        <w:rPr>
          <w:rFonts w:ascii="Times New Roman" w:hAnsi="Times New Roman" w:cs="Times New Roman"/>
          <w:sz w:val="24"/>
          <w:szCs w:val="24"/>
        </w:rPr>
        <w:t>Tangerang, 14 November 2025.</w:t>
      </w:r>
    </w:p>
    <w:p w14:paraId="775FB514" w14:textId="4ECD4C46" w:rsidR="000767AA" w:rsidRDefault="0087086B" w:rsidP="00561D19">
      <w:pPr>
        <w:jc w:val="both"/>
        <w:rPr>
          <w:rFonts w:ascii="Times New Roman" w:hAnsi="Times New Roman" w:cs="Times New Roman"/>
          <w:sz w:val="24"/>
          <w:szCs w:val="24"/>
        </w:rPr>
      </w:pPr>
      <w:r>
        <w:rPr>
          <w:rFonts w:ascii="Times New Roman" w:hAnsi="Times New Roman" w:cs="Times New Roman"/>
          <w:sz w:val="24"/>
          <w:szCs w:val="24"/>
        </w:rPr>
        <w:t>Ajie Dewa Aldiansyah</w:t>
      </w:r>
    </w:p>
    <w:p w14:paraId="0C4001AD" w14:textId="2BAED1B9" w:rsidR="000767AA" w:rsidRDefault="000767AA">
      <w:pPr>
        <w:rPr>
          <w:rFonts w:ascii="Times New Roman" w:hAnsi="Times New Roman" w:cs="Times New Roman"/>
          <w:sz w:val="24"/>
          <w:szCs w:val="24"/>
        </w:rPr>
      </w:pPr>
      <w:r>
        <w:rPr>
          <w:rFonts w:ascii="Times New Roman" w:hAnsi="Times New Roman" w:cs="Times New Roman"/>
          <w:sz w:val="24"/>
          <w:szCs w:val="24"/>
        </w:rPr>
        <w:br w:type="page"/>
      </w:r>
    </w:p>
    <w:p w14:paraId="1B917FC4" w14:textId="4C537CF3" w:rsidR="000767AA" w:rsidRDefault="000767AA" w:rsidP="000767AA">
      <w:pPr>
        <w:jc w:val="center"/>
        <w:rPr>
          <w:rFonts w:ascii="Times New Roman" w:hAnsi="Times New Roman" w:cs="Times New Roman"/>
          <w:b/>
          <w:bCs/>
          <w:sz w:val="28"/>
          <w:szCs w:val="28"/>
        </w:rPr>
      </w:pPr>
      <w:r w:rsidRPr="000767AA">
        <w:rPr>
          <w:rFonts w:ascii="Times New Roman" w:hAnsi="Times New Roman" w:cs="Times New Roman"/>
          <w:b/>
          <w:bCs/>
          <w:sz w:val="28"/>
          <w:szCs w:val="28"/>
        </w:rPr>
        <w:lastRenderedPageBreak/>
        <w:t>DAFTAR ISI</w:t>
      </w:r>
    </w:p>
    <w:p w14:paraId="46B94CC1" w14:textId="4DC2536A" w:rsidR="000767AA" w:rsidRDefault="000767AA" w:rsidP="000767AA">
      <w:pPr>
        <w:jc w:val="center"/>
        <w:rPr>
          <w:rFonts w:ascii="Times New Roman" w:hAnsi="Times New Roman" w:cs="Times New Roman"/>
          <w:b/>
          <w:bCs/>
          <w:sz w:val="28"/>
          <w:szCs w:val="28"/>
        </w:rPr>
      </w:pPr>
    </w:p>
    <w:p w14:paraId="3306F867" w14:textId="77777777" w:rsidR="000767AA" w:rsidRPr="000767AA" w:rsidRDefault="000767AA" w:rsidP="000767AA">
      <w:pPr>
        <w:rPr>
          <w:rFonts w:ascii="Times New Roman" w:hAnsi="Times New Roman" w:cs="Times New Roman"/>
          <w:b/>
          <w:bCs/>
          <w:sz w:val="32"/>
          <w:szCs w:val="32"/>
        </w:rPr>
      </w:pPr>
    </w:p>
    <w:p w14:paraId="5F5D513F" w14:textId="73DDDE3A" w:rsidR="0087086B" w:rsidRDefault="000767AA">
      <w:pPr>
        <w:rPr>
          <w:rFonts w:ascii="Times New Roman" w:hAnsi="Times New Roman" w:cs="Times New Roman"/>
          <w:sz w:val="24"/>
          <w:szCs w:val="24"/>
        </w:rPr>
      </w:pPr>
      <w:r>
        <w:rPr>
          <w:rFonts w:ascii="Times New Roman" w:hAnsi="Times New Roman" w:cs="Times New Roman"/>
          <w:sz w:val="24"/>
          <w:szCs w:val="24"/>
        </w:rPr>
        <w:br w:type="page"/>
      </w:r>
    </w:p>
    <w:p w14:paraId="436DD980" w14:textId="77777777" w:rsidR="0087086B" w:rsidRPr="00E72BBE" w:rsidRDefault="0087086B" w:rsidP="0087086B">
      <w:pPr>
        <w:jc w:val="center"/>
        <w:rPr>
          <w:rFonts w:ascii="Times New Roman" w:hAnsi="Times New Roman" w:cs="Times New Roman"/>
          <w:b/>
          <w:bCs/>
          <w:sz w:val="28"/>
          <w:szCs w:val="28"/>
        </w:rPr>
      </w:pPr>
      <w:r w:rsidRPr="00E72BBE">
        <w:rPr>
          <w:rFonts w:ascii="Times New Roman" w:hAnsi="Times New Roman" w:cs="Times New Roman"/>
          <w:b/>
          <w:bCs/>
          <w:sz w:val="28"/>
          <w:szCs w:val="28"/>
        </w:rPr>
        <w:lastRenderedPageBreak/>
        <w:t xml:space="preserve">BAB I </w:t>
      </w:r>
    </w:p>
    <w:p w14:paraId="39189728" w14:textId="54BA4A0C" w:rsidR="002E4A9A" w:rsidRPr="00E72BBE" w:rsidRDefault="0087086B" w:rsidP="0087086B">
      <w:pPr>
        <w:jc w:val="center"/>
        <w:rPr>
          <w:rFonts w:ascii="Times New Roman" w:hAnsi="Times New Roman" w:cs="Times New Roman"/>
          <w:b/>
          <w:bCs/>
          <w:sz w:val="28"/>
          <w:szCs w:val="28"/>
        </w:rPr>
      </w:pPr>
      <w:r w:rsidRPr="00E72BBE">
        <w:rPr>
          <w:rFonts w:ascii="Times New Roman" w:hAnsi="Times New Roman" w:cs="Times New Roman"/>
          <w:b/>
          <w:bCs/>
          <w:sz w:val="28"/>
          <w:szCs w:val="28"/>
        </w:rPr>
        <w:t>PENDAHULUAN</w:t>
      </w:r>
    </w:p>
    <w:p w14:paraId="09B7867B" w14:textId="60AEC12C" w:rsidR="00896D85" w:rsidRPr="00E72BBE" w:rsidRDefault="00896D85" w:rsidP="0087086B">
      <w:pPr>
        <w:jc w:val="center"/>
        <w:rPr>
          <w:rFonts w:ascii="Times New Roman" w:hAnsi="Times New Roman" w:cs="Times New Roman"/>
          <w:b/>
          <w:bCs/>
          <w:sz w:val="28"/>
          <w:szCs w:val="28"/>
        </w:rPr>
      </w:pPr>
    </w:p>
    <w:p w14:paraId="0FCE2D6A" w14:textId="40BC9B00" w:rsidR="00031D8D" w:rsidRPr="001855C1" w:rsidRDefault="00031D8D" w:rsidP="00556962">
      <w:pPr>
        <w:pStyle w:val="Heading3"/>
        <w:rPr>
          <w:sz w:val="22"/>
          <w:szCs w:val="22"/>
        </w:rPr>
      </w:pPr>
      <w:r w:rsidRPr="001855C1">
        <w:rPr>
          <w:sz w:val="24"/>
          <w:szCs w:val="24"/>
        </w:rPr>
        <w:t>1.1</w:t>
      </w:r>
      <w:r w:rsidR="00D90D53" w:rsidRPr="001855C1">
        <w:rPr>
          <w:sz w:val="24"/>
          <w:szCs w:val="24"/>
        </w:rPr>
        <w:t>.</w:t>
      </w:r>
      <w:r w:rsidRPr="001855C1">
        <w:rPr>
          <w:sz w:val="24"/>
          <w:szCs w:val="24"/>
        </w:rPr>
        <w:t xml:space="preserve"> LATAR BELAKANG</w:t>
      </w:r>
    </w:p>
    <w:p w14:paraId="73B0FF3D" w14:textId="55E6967E" w:rsidR="00031D8D" w:rsidRDefault="001874BC" w:rsidP="001874BC">
      <w:pPr>
        <w:pStyle w:val="NormalWeb"/>
      </w:pPr>
      <w:r>
        <w:tab/>
      </w:r>
      <w:r w:rsidR="00031D8D">
        <w:t xml:space="preserve">Praktik Kerja Industri (Prakerin) merupakan </w:t>
      </w:r>
      <w:r w:rsidR="00031D8D" w:rsidRPr="00031D8D">
        <w:t>program wajib</w:t>
      </w:r>
      <w:r w:rsidR="00031D8D">
        <w:t xml:space="preserve"> yang dirancang secara sistematis dalam kurikulum pendidikan kejuruan. Kegiatan ini bertujuan untuk memberikan </w:t>
      </w:r>
      <w:r w:rsidR="00031D8D" w:rsidRPr="00031D8D">
        <w:t>pengalaman kerja langsung</w:t>
      </w:r>
      <w:r w:rsidR="00031D8D">
        <w:t xml:space="preserve"> dan nyata kepada para peserta didik, khususnya siswa-siswi Sekolah Menengah Kejuruan (SMK), sebagai jembatan yang menghubungkan kompetensi yang dipelajari di sekolah dengan kebutuhan dan realitas di Dunia Usaha dan Dunia Industri. Dengan tersusunnya laporan ini, kegiatan Prakerin secara resmi dinyatakan telah </w:t>
      </w:r>
      <w:r w:rsidR="00031D8D" w:rsidRPr="00031D8D">
        <w:t>terlaksana dan terselesaikan</w:t>
      </w:r>
      <w:r w:rsidR="00031D8D">
        <w:t xml:space="preserve"> dengan baik, sekaligus menjadi bukti konkret bahwa siswa telah mencapai sasaran program dan memenuhi harapan semua pihak, baik dari sisi penguatan kompetensi siswa maupun dari sisi pemenuhan tuntutan kurikulum sekolah.</w:t>
      </w:r>
      <w:bookmarkStart w:id="1" w:name="_GoBack"/>
    </w:p>
    <w:bookmarkEnd w:id="1"/>
    <w:p w14:paraId="40A3933B" w14:textId="5E54046A" w:rsidR="0024209F" w:rsidRDefault="0024209F" w:rsidP="001874BC">
      <w:pPr>
        <w:rPr>
          <w:rFonts w:ascii="Times New Roman" w:hAnsi="Times New Roman" w:cs="Times New Roman"/>
          <w:sz w:val="28"/>
          <w:szCs w:val="28"/>
        </w:rPr>
      </w:pPr>
    </w:p>
    <w:p w14:paraId="1048D74D" w14:textId="204CA689" w:rsidR="00031D8D" w:rsidRPr="001855C1" w:rsidRDefault="00031D8D" w:rsidP="001874BC">
      <w:pPr>
        <w:pStyle w:val="Heading3"/>
        <w:rPr>
          <w:sz w:val="24"/>
          <w:szCs w:val="24"/>
        </w:rPr>
      </w:pPr>
      <w:r w:rsidRPr="001855C1">
        <w:rPr>
          <w:sz w:val="24"/>
          <w:szCs w:val="24"/>
        </w:rPr>
        <w:t>1.2</w:t>
      </w:r>
      <w:r w:rsidR="00D90D53" w:rsidRPr="001855C1">
        <w:rPr>
          <w:sz w:val="24"/>
          <w:szCs w:val="24"/>
        </w:rPr>
        <w:t>.</w:t>
      </w:r>
      <w:r w:rsidRPr="001855C1">
        <w:rPr>
          <w:sz w:val="24"/>
          <w:szCs w:val="24"/>
        </w:rPr>
        <w:t xml:space="preserve"> DASAR PENULISAN</w:t>
      </w:r>
    </w:p>
    <w:p w14:paraId="453703B6" w14:textId="7C9BD17A" w:rsidR="00031D8D" w:rsidRDefault="001874BC" w:rsidP="001874BC">
      <w:pPr>
        <w:pStyle w:val="NormalWeb"/>
      </w:pPr>
      <w:r>
        <w:tab/>
      </w:r>
      <w:r w:rsidR="00031D8D">
        <w:t xml:space="preserve">Penyusunan laporan ini didasarkan pada dua landasan pokok yang saling berkaitan. Pertama, laporan ini merupakan </w:t>
      </w:r>
      <w:r w:rsidR="00031D8D" w:rsidRPr="00031D8D">
        <w:t xml:space="preserve">pemenuhan kewajiban akademis </w:t>
      </w:r>
      <w:r w:rsidR="00031D8D">
        <w:t xml:space="preserve">yang telah ditetapkan dan diatur secara resmi oleh pihak sekolah sebagai bagian integral dari proses pendidikan dan kurikulum Sekolah Menengah Kejuruan. Kedua, penulisan laporan ini berfungsi sebagai </w:t>
      </w:r>
      <w:r w:rsidR="00031D8D" w:rsidRPr="00031D8D">
        <w:t>bentuk pertanggungjawaban tertulis</w:t>
      </w:r>
      <w:r w:rsidR="00031D8D">
        <w:t xml:space="preserve"> dari pelaksanaan Praktik Kerja Industri (Prakerin), yang sekaligus menjadi </w:t>
      </w:r>
      <w:r w:rsidR="00031D8D" w:rsidRPr="00031D8D">
        <w:t>bukti resmi dan otentik</w:t>
      </w:r>
      <w:r w:rsidR="00031D8D">
        <w:t xml:space="preserve"> bahwa seluruh rangkaian kegiatan telah diselesaikan, diimplementasikan, dan berjalan sesuai dengan rencana serta tujuan yang telah ditetapkan, sehingga memenuhi syarat kelulusan dan pendokumentasian.</w:t>
      </w:r>
    </w:p>
    <w:p w14:paraId="6006B722" w14:textId="77777777" w:rsidR="00031D8D" w:rsidRDefault="00031D8D" w:rsidP="001874BC">
      <w:pPr>
        <w:pStyle w:val="NormalWeb"/>
      </w:pPr>
    </w:p>
    <w:p w14:paraId="463E7DC1" w14:textId="01CC93BF" w:rsidR="00031D8D" w:rsidRPr="00031D8D" w:rsidRDefault="00031D8D" w:rsidP="001874BC">
      <w:pPr>
        <w:spacing w:before="100" w:beforeAutospacing="1" w:after="100" w:afterAutospacing="1" w:line="240" w:lineRule="auto"/>
        <w:outlineLvl w:val="2"/>
        <w:rPr>
          <w:rFonts w:ascii="Times New Roman" w:eastAsia="Times New Roman" w:hAnsi="Times New Roman" w:cs="Times New Roman"/>
          <w:b/>
          <w:bCs/>
          <w:sz w:val="24"/>
          <w:szCs w:val="24"/>
          <w:lang w:eastAsia="en-ID"/>
        </w:rPr>
      </w:pPr>
      <w:r w:rsidRPr="00031D8D">
        <w:rPr>
          <w:rFonts w:ascii="Times New Roman" w:eastAsia="Times New Roman" w:hAnsi="Times New Roman" w:cs="Times New Roman"/>
          <w:b/>
          <w:bCs/>
          <w:sz w:val="24"/>
          <w:szCs w:val="24"/>
          <w:lang w:eastAsia="en-ID"/>
        </w:rPr>
        <w:t>1.3</w:t>
      </w:r>
      <w:r w:rsidR="00D90D53">
        <w:rPr>
          <w:rFonts w:ascii="Times New Roman" w:eastAsia="Times New Roman" w:hAnsi="Times New Roman" w:cs="Times New Roman"/>
          <w:b/>
          <w:bCs/>
          <w:sz w:val="24"/>
          <w:szCs w:val="24"/>
          <w:lang w:eastAsia="en-ID"/>
        </w:rPr>
        <w:t>.</w:t>
      </w:r>
      <w:r w:rsidRPr="00031D8D">
        <w:rPr>
          <w:rFonts w:ascii="Times New Roman" w:eastAsia="Times New Roman" w:hAnsi="Times New Roman" w:cs="Times New Roman"/>
          <w:b/>
          <w:bCs/>
          <w:sz w:val="24"/>
          <w:szCs w:val="24"/>
          <w:lang w:eastAsia="en-ID"/>
        </w:rPr>
        <w:t xml:space="preserve"> MAKSUD DAN TUJUAN</w:t>
      </w:r>
    </w:p>
    <w:p w14:paraId="666B2B21" w14:textId="479AC2BA" w:rsidR="00031D8D" w:rsidRPr="00031D8D" w:rsidRDefault="001874BC" w:rsidP="00FE2F00">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031D8D" w:rsidRPr="00031D8D">
        <w:rPr>
          <w:rFonts w:ascii="Times New Roman" w:eastAsia="Times New Roman" w:hAnsi="Times New Roman" w:cs="Times New Roman"/>
          <w:sz w:val="24"/>
          <w:szCs w:val="24"/>
          <w:lang w:eastAsia="en-ID"/>
        </w:rPr>
        <w:t xml:space="preserve">Pelaksanaan Praktik Kerja Industri (Prakerin) secara fundamental dimaksudkan untuk mengimplementasikan dan memantapkan teori serta pengetahuan yang sudah dipelajari siswa di bangku sekolah ke dalam kondisi kerja yang sesungguhnya di </w:t>
      </w:r>
      <w:r w:rsidR="00031D8D">
        <w:rPr>
          <w:rFonts w:ascii="Times New Roman" w:eastAsia="Times New Roman" w:hAnsi="Times New Roman" w:cs="Times New Roman"/>
          <w:sz w:val="24"/>
          <w:szCs w:val="24"/>
          <w:lang w:eastAsia="en-ID"/>
        </w:rPr>
        <w:t>d</w:t>
      </w:r>
      <w:r w:rsidR="00031D8D" w:rsidRPr="00031D8D">
        <w:rPr>
          <w:rFonts w:ascii="Times New Roman" w:eastAsia="Times New Roman" w:hAnsi="Times New Roman" w:cs="Times New Roman"/>
          <w:sz w:val="24"/>
          <w:szCs w:val="24"/>
          <w:lang w:eastAsia="en-ID"/>
        </w:rPr>
        <w:t xml:space="preserve">unia </w:t>
      </w:r>
      <w:r w:rsidR="00031D8D">
        <w:rPr>
          <w:rFonts w:ascii="Times New Roman" w:eastAsia="Times New Roman" w:hAnsi="Times New Roman" w:cs="Times New Roman"/>
          <w:sz w:val="24"/>
          <w:szCs w:val="24"/>
          <w:lang w:eastAsia="en-ID"/>
        </w:rPr>
        <w:t>i</w:t>
      </w:r>
      <w:r w:rsidR="00031D8D" w:rsidRPr="00031D8D">
        <w:rPr>
          <w:rFonts w:ascii="Times New Roman" w:eastAsia="Times New Roman" w:hAnsi="Times New Roman" w:cs="Times New Roman"/>
          <w:sz w:val="24"/>
          <w:szCs w:val="24"/>
          <w:lang w:eastAsia="en-ID"/>
        </w:rPr>
        <w:t xml:space="preserve">ndustri atau </w:t>
      </w:r>
      <w:r w:rsidR="00031D8D">
        <w:rPr>
          <w:rFonts w:ascii="Times New Roman" w:eastAsia="Times New Roman" w:hAnsi="Times New Roman" w:cs="Times New Roman"/>
          <w:sz w:val="24"/>
          <w:szCs w:val="24"/>
          <w:lang w:eastAsia="en-ID"/>
        </w:rPr>
        <w:t>d</w:t>
      </w:r>
      <w:r w:rsidR="00031D8D" w:rsidRPr="00031D8D">
        <w:rPr>
          <w:rFonts w:ascii="Times New Roman" w:eastAsia="Times New Roman" w:hAnsi="Times New Roman" w:cs="Times New Roman"/>
          <w:sz w:val="24"/>
          <w:szCs w:val="24"/>
          <w:lang w:eastAsia="en-ID"/>
        </w:rPr>
        <w:t xml:space="preserve">unia </w:t>
      </w:r>
      <w:r w:rsidR="00031D8D">
        <w:rPr>
          <w:rFonts w:ascii="Times New Roman" w:eastAsia="Times New Roman" w:hAnsi="Times New Roman" w:cs="Times New Roman"/>
          <w:sz w:val="24"/>
          <w:szCs w:val="24"/>
          <w:lang w:eastAsia="en-ID"/>
        </w:rPr>
        <w:t>u</w:t>
      </w:r>
      <w:r w:rsidR="00031D8D" w:rsidRPr="00031D8D">
        <w:rPr>
          <w:rFonts w:ascii="Times New Roman" w:eastAsia="Times New Roman" w:hAnsi="Times New Roman" w:cs="Times New Roman"/>
          <w:sz w:val="24"/>
          <w:szCs w:val="24"/>
          <w:lang w:eastAsia="en-ID"/>
        </w:rPr>
        <w:t>saha. Selain itu, kegiatan ini bertujuan untuk melatih kemampuan adaptasi siswa terhadap lingkungan, budaya, dan etika kerja yang profesional, serta bertujuan utama untuk penguatan dan penajaman kompetensi teknis maupun non-teknis yang relevan dengan bidang keahlian yang ditekuni siswa.</w:t>
      </w:r>
    </w:p>
    <w:p w14:paraId="0E56297A" w14:textId="349C1D01" w:rsidR="001874BC" w:rsidRDefault="001874BC" w:rsidP="001874BC">
      <w:p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r>
      <w:r w:rsidR="00031D8D" w:rsidRPr="00031D8D">
        <w:rPr>
          <w:rFonts w:ascii="Times New Roman" w:eastAsia="Times New Roman" w:hAnsi="Times New Roman" w:cs="Times New Roman"/>
          <w:sz w:val="24"/>
          <w:szCs w:val="24"/>
          <w:lang w:eastAsia="en-ID"/>
        </w:rPr>
        <w:t>Adapun penulisan laporan ini memiliki fungsi dan tujuan ganda; yaitu berfungsi sebagai tanda bukti pertanggungjawaban resmi dan formal bahwa kegiatan Prakerin telah terlaksana sepenuhnya sesuai dengan durasi dan ketentuan kurikulum yang berlaku. Lebih dari sekadar dokumen bukti, laporan ini juga bertujuan untuk menyajikan ringkasan</w:t>
      </w:r>
      <w:r w:rsidR="00031D8D" w:rsidRPr="00031D8D">
        <w:rPr>
          <w:rFonts w:ascii="Times New Roman" w:eastAsia="Times New Roman" w:hAnsi="Times New Roman" w:cs="Times New Roman"/>
          <w:b/>
          <w:bCs/>
          <w:sz w:val="24"/>
          <w:szCs w:val="24"/>
          <w:lang w:eastAsia="en-ID"/>
        </w:rPr>
        <w:t xml:space="preserve"> </w:t>
      </w:r>
      <w:r w:rsidR="00031D8D" w:rsidRPr="00031D8D">
        <w:rPr>
          <w:rFonts w:ascii="Times New Roman" w:eastAsia="Times New Roman" w:hAnsi="Times New Roman" w:cs="Times New Roman"/>
          <w:sz w:val="24"/>
          <w:szCs w:val="24"/>
          <w:lang w:eastAsia="en-ID"/>
        </w:rPr>
        <w:t>informasi yang komprehensif mengenai seluruh proses kegiatan, temuan, kendala, dan keterampilan yang telah diperoleh siswa, sehingga dapat menjadi sumber evaluasi dan referensi penting bagi pihak sekolah dalam pengembangan kurikulum di masa depan.</w:t>
      </w:r>
      <w:r>
        <w:br w:type="page"/>
      </w:r>
    </w:p>
    <w:p w14:paraId="465C0042" w14:textId="651D0751" w:rsidR="001874BC" w:rsidRPr="001874BC" w:rsidRDefault="001874BC" w:rsidP="001874BC">
      <w:pPr>
        <w:pStyle w:val="NormalWeb"/>
        <w:jc w:val="center"/>
        <w:rPr>
          <w:b/>
          <w:bCs/>
          <w:sz w:val="28"/>
          <w:szCs w:val="28"/>
        </w:rPr>
      </w:pPr>
      <w:r w:rsidRPr="001874BC">
        <w:rPr>
          <w:b/>
          <w:bCs/>
          <w:sz w:val="28"/>
          <w:szCs w:val="28"/>
        </w:rPr>
        <w:lastRenderedPageBreak/>
        <w:t>BAB II</w:t>
      </w:r>
    </w:p>
    <w:p w14:paraId="5282C143" w14:textId="274076BD" w:rsidR="001874BC" w:rsidRDefault="001874BC" w:rsidP="001874BC">
      <w:pPr>
        <w:pStyle w:val="NormalWeb"/>
        <w:jc w:val="center"/>
        <w:rPr>
          <w:b/>
          <w:bCs/>
          <w:sz w:val="28"/>
          <w:szCs w:val="28"/>
        </w:rPr>
      </w:pPr>
      <w:r w:rsidRPr="001874BC">
        <w:rPr>
          <w:b/>
          <w:bCs/>
          <w:sz w:val="28"/>
          <w:szCs w:val="28"/>
        </w:rPr>
        <w:t>GAMBARAN UMUM PERUSAHAAN/INSTANS</w:t>
      </w:r>
      <w:r>
        <w:rPr>
          <w:b/>
          <w:bCs/>
          <w:sz w:val="28"/>
          <w:szCs w:val="28"/>
        </w:rPr>
        <w:t>I</w:t>
      </w:r>
    </w:p>
    <w:p w14:paraId="2238232D" w14:textId="373A4AC6" w:rsidR="001874BC" w:rsidRPr="001874BC" w:rsidRDefault="001874BC" w:rsidP="001874BC">
      <w:pPr>
        <w:pStyle w:val="NormalWeb"/>
        <w:jc w:val="center"/>
        <w:rPr>
          <w:b/>
          <w:bCs/>
          <w:sz w:val="28"/>
          <w:szCs w:val="28"/>
        </w:rPr>
      </w:pPr>
    </w:p>
    <w:p w14:paraId="23B71910" w14:textId="067162C1" w:rsidR="005F2C93" w:rsidRPr="001874BC" w:rsidRDefault="001874BC" w:rsidP="00FE2F00">
      <w:pPr>
        <w:pStyle w:val="NormalWeb"/>
        <w:rPr>
          <w:b/>
          <w:bCs/>
        </w:rPr>
      </w:pPr>
      <w:r w:rsidRPr="001874BC">
        <w:rPr>
          <w:b/>
          <w:bCs/>
        </w:rPr>
        <w:t>2.1</w:t>
      </w:r>
      <w:r w:rsidR="00D90D53">
        <w:rPr>
          <w:b/>
          <w:bCs/>
        </w:rPr>
        <w:t>.</w:t>
      </w:r>
      <w:r w:rsidRPr="001874BC">
        <w:rPr>
          <w:b/>
          <w:bCs/>
        </w:rPr>
        <w:t xml:space="preserve"> SEJARAH PERUSAHAAN</w:t>
      </w:r>
    </w:p>
    <w:p w14:paraId="6990054A" w14:textId="035122CA" w:rsidR="0088083C" w:rsidRDefault="00C53E7C" w:rsidP="001A3125">
      <w:pPr>
        <w:jc w:val="both"/>
        <w:rPr>
          <w:rFonts w:ascii="Times New Roman" w:hAnsi="Times New Roman" w:cs="Times New Roman"/>
          <w:sz w:val="24"/>
          <w:szCs w:val="24"/>
        </w:rPr>
      </w:pPr>
      <w:r>
        <w:rPr>
          <w:b/>
          <w:bCs/>
          <w:noProof/>
          <w:sz w:val="32"/>
          <w:szCs w:val="32"/>
        </w:rPr>
        <w:drawing>
          <wp:anchor distT="0" distB="0" distL="114300" distR="114300" simplePos="0" relativeHeight="251661312" behindDoc="0" locked="0" layoutInCell="1" allowOverlap="1" wp14:anchorId="7B204348" wp14:editId="18D23EEE">
            <wp:simplePos x="0" y="0"/>
            <wp:positionH relativeFrom="margin">
              <wp:posOffset>271145</wp:posOffset>
            </wp:positionH>
            <wp:positionV relativeFrom="page">
              <wp:posOffset>2409190</wp:posOffset>
            </wp:positionV>
            <wp:extent cx="1590040" cy="2119630"/>
            <wp:effectExtent l="0" t="0" r="0" b="0"/>
            <wp:wrapThrough wrapText="bothSides">
              <wp:wrapPolygon edited="0">
                <wp:start x="0" y="0"/>
                <wp:lineTo x="0" y="21354"/>
                <wp:lineTo x="21220" y="21354"/>
                <wp:lineTo x="2122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590040" cy="2119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74BC">
        <w:rPr>
          <w:rFonts w:ascii="Times New Roman" w:hAnsi="Times New Roman" w:cs="Times New Roman"/>
          <w:sz w:val="24"/>
          <w:szCs w:val="24"/>
        </w:rPr>
        <w:tab/>
      </w:r>
      <w:r w:rsidR="00A73366">
        <w:rPr>
          <w:rFonts w:ascii="Times New Roman" w:hAnsi="Times New Roman" w:cs="Times New Roman"/>
          <w:sz w:val="24"/>
          <w:szCs w:val="24"/>
        </w:rPr>
        <w:t xml:space="preserve">Kedai </w:t>
      </w:r>
      <w:r w:rsidR="00391350">
        <w:rPr>
          <w:rFonts w:ascii="Times New Roman" w:hAnsi="Times New Roman" w:cs="Times New Roman"/>
          <w:sz w:val="24"/>
          <w:szCs w:val="24"/>
        </w:rPr>
        <w:t>k</w:t>
      </w:r>
      <w:r w:rsidR="00A73366">
        <w:rPr>
          <w:rFonts w:ascii="Times New Roman" w:hAnsi="Times New Roman" w:cs="Times New Roman"/>
          <w:sz w:val="24"/>
          <w:szCs w:val="24"/>
        </w:rPr>
        <w:t xml:space="preserve">opi </w:t>
      </w:r>
      <w:r w:rsidR="00391350">
        <w:rPr>
          <w:rFonts w:ascii="Times New Roman" w:hAnsi="Times New Roman" w:cs="Times New Roman"/>
          <w:sz w:val="24"/>
          <w:szCs w:val="24"/>
        </w:rPr>
        <w:t>g</w:t>
      </w:r>
      <w:r w:rsidR="00A73366">
        <w:rPr>
          <w:rFonts w:ascii="Times New Roman" w:hAnsi="Times New Roman" w:cs="Times New Roman"/>
          <w:sz w:val="24"/>
          <w:szCs w:val="24"/>
        </w:rPr>
        <w:t>ardenia at</w:t>
      </w:r>
      <w:r w:rsidR="00391350">
        <w:rPr>
          <w:rFonts w:ascii="Times New Roman" w:hAnsi="Times New Roman" w:cs="Times New Roman"/>
          <w:sz w:val="24"/>
          <w:szCs w:val="24"/>
        </w:rPr>
        <w:t>a</w:t>
      </w:r>
      <w:r w:rsidR="00A73366">
        <w:rPr>
          <w:rFonts w:ascii="Times New Roman" w:hAnsi="Times New Roman" w:cs="Times New Roman"/>
          <w:sz w:val="24"/>
          <w:szCs w:val="24"/>
        </w:rPr>
        <w:t xml:space="preserve">u yang sering disebut </w:t>
      </w:r>
      <w:r w:rsidR="00391350">
        <w:rPr>
          <w:rFonts w:ascii="Times New Roman" w:hAnsi="Times New Roman" w:cs="Times New Roman"/>
          <w:sz w:val="24"/>
          <w:szCs w:val="24"/>
        </w:rPr>
        <w:t xml:space="preserve">warkop garden didirikan pada tahun 2022 oleh seorang pemilik klinik bernama pak Roysit. </w:t>
      </w:r>
      <w:r w:rsidR="006C5FA7">
        <w:rPr>
          <w:rFonts w:ascii="Times New Roman" w:hAnsi="Times New Roman" w:cs="Times New Roman"/>
          <w:sz w:val="24"/>
          <w:szCs w:val="24"/>
        </w:rPr>
        <w:t>Warung kopi</w:t>
      </w:r>
      <w:r w:rsidR="00391350">
        <w:rPr>
          <w:rFonts w:ascii="Times New Roman" w:hAnsi="Times New Roman" w:cs="Times New Roman"/>
          <w:sz w:val="24"/>
          <w:szCs w:val="24"/>
        </w:rPr>
        <w:t xml:space="preserve"> ini terletak tepat disebelah klinik yang dimiliki oleh pak Roysit, beliau mendirikan warkop ini sebagai pekerjaan sampingan</w:t>
      </w:r>
      <w:r w:rsidR="001A3125">
        <w:rPr>
          <w:rFonts w:ascii="Times New Roman" w:hAnsi="Times New Roman" w:cs="Times New Roman"/>
          <w:sz w:val="24"/>
          <w:szCs w:val="24"/>
        </w:rPr>
        <w:t xml:space="preserve">, </w:t>
      </w:r>
      <w:r w:rsidR="00391350">
        <w:rPr>
          <w:rFonts w:ascii="Times New Roman" w:hAnsi="Times New Roman" w:cs="Times New Roman"/>
          <w:sz w:val="24"/>
          <w:szCs w:val="24"/>
        </w:rPr>
        <w:t xml:space="preserve">juga untuk meluangkan waktu ketika menunggu pasien datang. </w:t>
      </w:r>
      <w:r w:rsidR="006C5FA7">
        <w:rPr>
          <w:rFonts w:ascii="Times New Roman" w:hAnsi="Times New Roman" w:cs="Times New Roman"/>
          <w:sz w:val="24"/>
          <w:szCs w:val="24"/>
        </w:rPr>
        <w:t>Seiring berjalannya waktu warung kopi ini menjadi tampat bersantai dan bersosialisasi bagi masyarakat sekitar.</w:t>
      </w:r>
    </w:p>
    <w:p w14:paraId="28224AE3" w14:textId="773C7E54" w:rsidR="00712C69" w:rsidRDefault="009339EF" w:rsidP="001A3125">
      <w:pPr>
        <w:jc w:val="both"/>
        <w:rPr>
          <w:rFonts w:ascii="Times New Roman" w:hAnsi="Times New Roman" w:cs="Times New Roman"/>
          <w:sz w:val="24"/>
          <w:szCs w:val="24"/>
        </w:rPr>
      </w:pPr>
      <w:r>
        <w:rPr>
          <w:b/>
          <w:bCs/>
          <w:noProof/>
          <w:sz w:val="32"/>
          <w:szCs w:val="32"/>
        </w:rPr>
        <w:drawing>
          <wp:anchor distT="0" distB="0" distL="114300" distR="114300" simplePos="0" relativeHeight="251663360" behindDoc="0" locked="0" layoutInCell="1" allowOverlap="1" wp14:anchorId="16E37A66" wp14:editId="7EEA3CCE">
            <wp:simplePos x="0" y="0"/>
            <wp:positionH relativeFrom="margin">
              <wp:align>right</wp:align>
            </wp:positionH>
            <wp:positionV relativeFrom="margin">
              <wp:posOffset>3162051</wp:posOffset>
            </wp:positionV>
            <wp:extent cx="1577975" cy="2104390"/>
            <wp:effectExtent l="0" t="0" r="3175" b="0"/>
            <wp:wrapThrough wrapText="bothSides">
              <wp:wrapPolygon edited="0">
                <wp:start x="0" y="0"/>
                <wp:lineTo x="0" y="21313"/>
                <wp:lineTo x="21383" y="21313"/>
                <wp:lineTo x="21383"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7975" cy="2104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2C69">
        <w:rPr>
          <w:rFonts w:ascii="Times New Roman" w:hAnsi="Times New Roman" w:cs="Times New Roman"/>
          <w:sz w:val="24"/>
          <w:szCs w:val="24"/>
        </w:rPr>
        <w:tab/>
        <w:t xml:space="preserve">Sesuai namanya warung kopi ini menyediakan </w:t>
      </w:r>
      <w:r w:rsidR="001E3DEF">
        <w:rPr>
          <w:rFonts w:ascii="Times New Roman" w:hAnsi="Times New Roman" w:cs="Times New Roman"/>
          <w:sz w:val="24"/>
          <w:szCs w:val="24"/>
        </w:rPr>
        <w:t xml:space="preserve">kopi instan untuk dinikmati oleh pelanggan, selain kopi masih banyak lagi menu lainnya yang bisa dipesan seperti minuman instan, mie instan, makanan ringan, air mineral, dan lain lain. </w:t>
      </w:r>
    </w:p>
    <w:p w14:paraId="4B19919D" w14:textId="55EFE77F" w:rsidR="006C5FA7" w:rsidRDefault="006C5FA7" w:rsidP="001A3125">
      <w:pPr>
        <w:jc w:val="both"/>
        <w:rPr>
          <w:rFonts w:ascii="Times New Roman" w:hAnsi="Times New Roman" w:cs="Times New Roman"/>
          <w:sz w:val="24"/>
          <w:szCs w:val="24"/>
        </w:rPr>
      </w:pPr>
      <w:r>
        <w:rPr>
          <w:rFonts w:ascii="Times New Roman" w:hAnsi="Times New Roman" w:cs="Times New Roman"/>
          <w:sz w:val="24"/>
          <w:szCs w:val="24"/>
        </w:rPr>
        <w:tab/>
        <w:t xml:space="preserve">Pak roysit juga menyalurkan </w:t>
      </w:r>
      <w:r w:rsidR="00712C69">
        <w:rPr>
          <w:rFonts w:ascii="Times New Roman" w:hAnsi="Times New Roman" w:cs="Times New Roman"/>
          <w:sz w:val="24"/>
          <w:szCs w:val="24"/>
        </w:rPr>
        <w:t xml:space="preserve">hobinya </w:t>
      </w:r>
      <w:r w:rsidR="00C53E7C">
        <w:rPr>
          <w:rFonts w:ascii="Times New Roman" w:hAnsi="Times New Roman" w:cs="Times New Roman"/>
          <w:sz w:val="24"/>
          <w:szCs w:val="24"/>
        </w:rPr>
        <w:t>bermain</w:t>
      </w:r>
      <w:r w:rsidR="00712C69">
        <w:rPr>
          <w:rFonts w:ascii="Times New Roman" w:hAnsi="Times New Roman" w:cs="Times New Roman"/>
          <w:sz w:val="24"/>
          <w:szCs w:val="24"/>
        </w:rPr>
        <w:t xml:space="preserve"> catur</w:t>
      </w:r>
      <w:r>
        <w:rPr>
          <w:rFonts w:ascii="Times New Roman" w:hAnsi="Times New Roman" w:cs="Times New Roman"/>
          <w:sz w:val="24"/>
          <w:szCs w:val="24"/>
        </w:rPr>
        <w:t xml:space="preserve"> ke warung kopi ini dalam bentuk penyediaan fasilitas beb</w:t>
      </w:r>
      <w:r w:rsidR="00712C69">
        <w:rPr>
          <w:rFonts w:ascii="Times New Roman" w:hAnsi="Times New Roman" w:cs="Times New Roman"/>
          <w:sz w:val="24"/>
          <w:szCs w:val="24"/>
        </w:rPr>
        <w:t>e</w:t>
      </w:r>
      <w:r>
        <w:rPr>
          <w:rFonts w:ascii="Times New Roman" w:hAnsi="Times New Roman" w:cs="Times New Roman"/>
          <w:sz w:val="24"/>
          <w:szCs w:val="24"/>
        </w:rPr>
        <w:t>rapa set catur untuk dimainkan oleh pelanggan, warkop garden juga mengadakan turnamen catur</w:t>
      </w:r>
      <w:r w:rsidR="00712C69">
        <w:rPr>
          <w:rFonts w:ascii="Times New Roman" w:hAnsi="Times New Roman" w:cs="Times New Roman"/>
          <w:sz w:val="24"/>
          <w:szCs w:val="24"/>
        </w:rPr>
        <w:t xml:space="preserve"> yg biasa diadakan pada bulan agustus sebagai peringatan kemerdekaan dan pada akhir tahun sebagai turnamen tahunan.</w:t>
      </w:r>
    </w:p>
    <w:p w14:paraId="0F51C874" w14:textId="2DEFB730" w:rsidR="001874BC" w:rsidRDefault="00FE2F00" w:rsidP="0087086B">
      <w:pPr>
        <w:rPr>
          <w:rFonts w:ascii="Times New Roman" w:hAnsi="Times New Roman" w:cs="Times New Roman"/>
          <w:sz w:val="24"/>
          <w:szCs w:val="24"/>
        </w:rPr>
      </w:pPr>
      <w:r>
        <w:rPr>
          <w:rFonts w:ascii="Times New Roman" w:hAnsi="Times New Roman" w:cs="Times New Roman"/>
          <w:sz w:val="24"/>
          <w:szCs w:val="24"/>
        </w:rPr>
        <w:tab/>
      </w:r>
    </w:p>
    <w:p w14:paraId="0BD1CACA" w14:textId="508413D8" w:rsidR="001874BC" w:rsidRDefault="001874BC" w:rsidP="0087086B">
      <w:pPr>
        <w:rPr>
          <w:rFonts w:ascii="Times New Roman" w:hAnsi="Times New Roman" w:cs="Times New Roman"/>
          <w:b/>
          <w:bCs/>
          <w:sz w:val="24"/>
          <w:szCs w:val="24"/>
        </w:rPr>
      </w:pPr>
      <w:r w:rsidRPr="001874BC">
        <w:rPr>
          <w:rFonts w:ascii="Times New Roman" w:hAnsi="Times New Roman" w:cs="Times New Roman"/>
          <w:b/>
          <w:bCs/>
          <w:sz w:val="24"/>
          <w:szCs w:val="24"/>
        </w:rPr>
        <w:t>2.2</w:t>
      </w:r>
      <w:r w:rsidR="00D90D53">
        <w:rPr>
          <w:rFonts w:ascii="Times New Roman" w:hAnsi="Times New Roman" w:cs="Times New Roman"/>
          <w:b/>
          <w:bCs/>
          <w:sz w:val="24"/>
          <w:szCs w:val="24"/>
        </w:rPr>
        <w:t>.</w:t>
      </w:r>
      <w:r w:rsidRPr="001874BC">
        <w:rPr>
          <w:rFonts w:ascii="Times New Roman" w:hAnsi="Times New Roman" w:cs="Times New Roman"/>
          <w:b/>
          <w:bCs/>
          <w:sz w:val="24"/>
          <w:szCs w:val="24"/>
        </w:rPr>
        <w:t xml:space="preserve"> VISI DAN MISI PERUSAHAAN</w:t>
      </w:r>
    </w:p>
    <w:p w14:paraId="345896E8" w14:textId="22A16450" w:rsidR="001874BC" w:rsidRDefault="001874BC" w:rsidP="0087086B">
      <w:pPr>
        <w:rPr>
          <w:rFonts w:ascii="Times New Roman" w:hAnsi="Times New Roman" w:cs="Times New Roman"/>
          <w:sz w:val="24"/>
          <w:szCs w:val="24"/>
        </w:rPr>
      </w:pPr>
      <w:r>
        <w:rPr>
          <w:rFonts w:ascii="Times New Roman" w:hAnsi="Times New Roman" w:cs="Times New Roman"/>
          <w:b/>
          <w:bCs/>
          <w:sz w:val="24"/>
          <w:szCs w:val="24"/>
        </w:rPr>
        <w:tab/>
      </w:r>
      <w:r w:rsidR="000767AA">
        <w:rPr>
          <w:rFonts w:ascii="Times New Roman" w:hAnsi="Times New Roman" w:cs="Times New Roman"/>
          <w:sz w:val="24"/>
          <w:szCs w:val="24"/>
        </w:rPr>
        <w:t xml:space="preserve">Menjadi warung kopi berkonsep </w:t>
      </w:r>
      <w:r w:rsidR="00F74AF8">
        <w:rPr>
          <w:rFonts w:ascii="Times New Roman" w:hAnsi="Times New Roman" w:cs="Times New Roman"/>
          <w:sz w:val="24"/>
          <w:szCs w:val="24"/>
        </w:rPr>
        <w:t>minimalis yang menjadi</w:t>
      </w:r>
      <w:r w:rsidR="000767AA">
        <w:rPr>
          <w:rFonts w:ascii="Times New Roman" w:hAnsi="Times New Roman" w:cs="Times New Roman"/>
          <w:sz w:val="24"/>
          <w:szCs w:val="24"/>
        </w:rPr>
        <w:t xml:space="preserve"> pusat kegiatan sosial di lingkungan masyarakat serta menjadi tempat meluangkan </w:t>
      </w:r>
      <w:r w:rsidR="006B3ABA">
        <w:rPr>
          <w:rFonts w:ascii="Times New Roman" w:hAnsi="Times New Roman" w:cs="Times New Roman"/>
          <w:sz w:val="24"/>
          <w:szCs w:val="24"/>
        </w:rPr>
        <w:t>waktu untuk</w:t>
      </w:r>
      <w:r w:rsidR="00B025C3">
        <w:rPr>
          <w:rFonts w:ascii="Times New Roman" w:hAnsi="Times New Roman" w:cs="Times New Roman"/>
          <w:sz w:val="24"/>
          <w:szCs w:val="24"/>
        </w:rPr>
        <w:t xml:space="preserve"> melepas stres</w:t>
      </w:r>
      <w:r w:rsidR="006B3ABA">
        <w:rPr>
          <w:rFonts w:ascii="Times New Roman" w:hAnsi="Times New Roman" w:cs="Times New Roman"/>
          <w:sz w:val="24"/>
          <w:szCs w:val="24"/>
        </w:rPr>
        <w:t xml:space="preserve">. Menciptakan suasana yang </w:t>
      </w:r>
      <w:r w:rsidR="00B025C3">
        <w:rPr>
          <w:rFonts w:ascii="Times New Roman" w:hAnsi="Times New Roman" w:cs="Times New Roman"/>
          <w:sz w:val="24"/>
          <w:szCs w:val="24"/>
        </w:rPr>
        <w:t>santai</w:t>
      </w:r>
      <w:r w:rsidR="006B3ABA">
        <w:rPr>
          <w:rFonts w:ascii="Times New Roman" w:hAnsi="Times New Roman" w:cs="Times New Roman"/>
          <w:sz w:val="24"/>
          <w:szCs w:val="24"/>
        </w:rPr>
        <w:t xml:space="preserve"> ditengah </w:t>
      </w:r>
      <w:r w:rsidR="00B025C3">
        <w:rPr>
          <w:rFonts w:ascii="Times New Roman" w:hAnsi="Times New Roman" w:cs="Times New Roman"/>
          <w:sz w:val="24"/>
          <w:szCs w:val="24"/>
        </w:rPr>
        <w:t>kesibukan bermasyarakat.</w:t>
      </w:r>
    </w:p>
    <w:p w14:paraId="6ED7C07B" w14:textId="0882DCBA" w:rsidR="00B025C3" w:rsidRPr="000767AA" w:rsidRDefault="00B025C3" w:rsidP="0087086B">
      <w:pPr>
        <w:rPr>
          <w:rFonts w:ascii="Times New Roman" w:hAnsi="Times New Roman" w:cs="Times New Roman"/>
          <w:sz w:val="24"/>
          <w:szCs w:val="24"/>
        </w:rPr>
      </w:pPr>
      <w:r>
        <w:rPr>
          <w:rFonts w:ascii="Times New Roman" w:hAnsi="Times New Roman" w:cs="Times New Roman"/>
          <w:sz w:val="24"/>
          <w:szCs w:val="24"/>
        </w:rPr>
        <w:tab/>
        <w:t>Memberdayakan masyarakat muda untuk menuangkan hobi dan bersosialisasi di warung kopi ini.</w:t>
      </w:r>
    </w:p>
    <w:p w14:paraId="0256020B" w14:textId="638271B2" w:rsidR="001874BC" w:rsidRDefault="001874BC" w:rsidP="0087086B">
      <w:pPr>
        <w:rPr>
          <w:rFonts w:ascii="Times New Roman" w:hAnsi="Times New Roman" w:cs="Times New Roman"/>
          <w:b/>
          <w:bCs/>
          <w:sz w:val="24"/>
          <w:szCs w:val="24"/>
        </w:rPr>
      </w:pPr>
    </w:p>
    <w:p w14:paraId="5AEAECEE" w14:textId="77777777" w:rsidR="0024144B" w:rsidRDefault="001874BC" w:rsidP="0024144B">
      <w:pPr>
        <w:rPr>
          <w:rFonts w:ascii="Times New Roman" w:hAnsi="Times New Roman" w:cs="Times New Roman"/>
          <w:b/>
          <w:bCs/>
          <w:sz w:val="24"/>
          <w:szCs w:val="24"/>
        </w:rPr>
      </w:pPr>
      <w:r>
        <w:rPr>
          <w:rFonts w:ascii="Times New Roman" w:hAnsi="Times New Roman" w:cs="Times New Roman"/>
          <w:b/>
          <w:bCs/>
          <w:sz w:val="24"/>
          <w:szCs w:val="24"/>
        </w:rPr>
        <w:t>2.</w:t>
      </w:r>
      <w:r w:rsidR="00C15FB8">
        <w:rPr>
          <w:rFonts w:ascii="Times New Roman" w:hAnsi="Times New Roman" w:cs="Times New Roman"/>
          <w:b/>
          <w:bCs/>
          <w:sz w:val="24"/>
          <w:szCs w:val="24"/>
        </w:rPr>
        <w:t>3</w:t>
      </w:r>
      <w:r w:rsidR="00D90D53">
        <w:rPr>
          <w:rFonts w:ascii="Times New Roman" w:hAnsi="Times New Roman" w:cs="Times New Roman"/>
          <w:b/>
          <w:bCs/>
          <w:sz w:val="24"/>
          <w:szCs w:val="24"/>
        </w:rPr>
        <w:t>.</w:t>
      </w:r>
      <w:r>
        <w:rPr>
          <w:rFonts w:ascii="Times New Roman" w:hAnsi="Times New Roman" w:cs="Times New Roman"/>
          <w:b/>
          <w:bCs/>
          <w:sz w:val="24"/>
          <w:szCs w:val="24"/>
        </w:rPr>
        <w:t xml:space="preserve"> TATA TERTIB ATAU ATURAN PERUSAHAAN</w:t>
      </w:r>
    </w:p>
    <w:p w14:paraId="73E18BC3" w14:textId="2B14E03A" w:rsidR="008A30D8" w:rsidRPr="0024144B" w:rsidRDefault="0024144B" w:rsidP="0024144B">
      <w:pPr>
        <w:pStyle w:val="ListParagraph"/>
        <w:numPr>
          <w:ilvl w:val="0"/>
          <w:numId w:val="5"/>
        </w:numPr>
        <w:rPr>
          <w:rFonts w:ascii="Times New Roman" w:hAnsi="Times New Roman" w:cs="Times New Roman"/>
          <w:b/>
          <w:bCs/>
          <w:sz w:val="24"/>
          <w:szCs w:val="24"/>
        </w:rPr>
      </w:pPr>
      <w:r w:rsidRPr="0024144B">
        <w:rPr>
          <w:rFonts w:ascii="Times New Roman" w:hAnsi="Times New Roman" w:cs="Times New Roman"/>
          <w:sz w:val="24"/>
          <w:szCs w:val="24"/>
        </w:rPr>
        <w:t>Pembayaran dilakukan setelah pesanan diantar</w:t>
      </w:r>
    </w:p>
    <w:p w14:paraId="1F15CBFD" w14:textId="5CB3BDBC" w:rsidR="0024144B" w:rsidRPr="0024144B" w:rsidRDefault="0024144B" w:rsidP="001E3DEF">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Manjaga kebersihan di area tempat duduk. Buang sampah ke tempat yang telah disediakan</w:t>
      </w:r>
    </w:p>
    <w:p w14:paraId="7682C503" w14:textId="7A2F0992" w:rsidR="0024144B" w:rsidRPr="0024144B" w:rsidRDefault="0024144B" w:rsidP="001E3DEF">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Kembalikan fasilitas yg sudah dipakai seperti (papan catur, terminal listrik) ke tempat asalnya</w:t>
      </w:r>
    </w:p>
    <w:p w14:paraId="798F30BA" w14:textId="1FFCD60A" w:rsidR="0024144B" w:rsidRPr="001E3DEF" w:rsidRDefault="0024144B" w:rsidP="001E3DEF">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lastRenderedPageBreak/>
        <w:t>Jaga barang bawaan pribadi, kehilangan atau kerusakan barang pribadi bukan tanggung jawab pengelola warkop</w:t>
      </w:r>
    </w:p>
    <w:p w14:paraId="35259E4C" w14:textId="7F36A83E" w:rsidR="008A30D8" w:rsidRDefault="008A30D8" w:rsidP="0087086B">
      <w:pPr>
        <w:rPr>
          <w:rFonts w:ascii="Times New Roman" w:hAnsi="Times New Roman" w:cs="Times New Roman"/>
          <w:b/>
          <w:bCs/>
          <w:sz w:val="24"/>
          <w:szCs w:val="24"/>
        </w:rPr>
      </w:pPr>
    </w:p>
    <w:p w14:paraId="6EE13C2B" w14:textId="1A87BA7A" w:rsidR="008A30D8" w:rsidRDefault="008A30D8" w:rsidP="0087086B">
      <w:pPr>
        <w:rPr>
          <w:rFonts w:ascii="Times New Roman" w:hAnsi="Times New Roman" w:cs="Times New Roman"/>
          <w:b/>
          <w:bCs/>
          <w:sz w:val="24"/>
          <w:szCs w:val="24"/>
        </w:rPr>
      </w:pPr>
      <w:r>
        <w:rPr>
          <w:rFonts w:ascii="Times New Roman" w:hAnsi="Times New Roman" w:cs="Times New Roman"/>
          <w:b/>
          <w:bCs/>
          <w:sz w:val="24"/>
          <w:szCs w:val="24"/>
        </w:rPr>
        <w:t>2.</w:t>
      </w:r>
      <w:r w:rsidR="00C15FB8">
        <w:rPr>
          <w:rFonts w:ascii="Times New Roman" w:hAnsi="Times New Roman" w:cs="Times New Roman"/>
          <w:b/>
          <w:bCs/>
          <w:sz w:val="24"/>
          <w:szCs w:val="24"/>
        </w:rPr>
        <w:t>4</w:t>
      </w:r>
      <w:r w:rsidR="00D90D53">
        <w:rPr>
          <w:rFonts w:ascii="Times New Roman" w:hAnsi="Times New Roman" w:cs="Times New Roman"/>
          <w:b/>
          <w:bCs/>
          <w:sz w:val="24"/>
          <w:szCs w:val="24"/>
        </w:rPr>
        <w:t>.</w:t>
      </w:r>
      <w:r>
        <w:rPr>
          <w:rFonts w:ascii="Times New Roman" w:hAnsi="Times New Roman" w:cs="Times New Roman"/>
          <w:b/>
          <w:bCs/>
          <w:sz w:val="24"/>
          <w:szCs w:val="24"/>
        </w:rPr>
        <w:t xml:space="preserve"> DENAH PERUSAHAAN</w:t>
      </w:r>
    </w:p>
    <w:p w14:paraId="5A268317" w14:textId="1E509B99" w:rsidR="008A30D8" w:rsidRDefault="008A52AC">
      <w:pPr>
        <w:rPr>
          <w:rFonts w:ascii="Times New Roman" w:hAnsi="Times New Roman" w:cs="Times New Roman"/>
          <w:b/>
          <w:bCs/>
          <w:sz w:val="24"/>
          <w:szCs w:val="24"/>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2E835F17" wp14:editId="6B022C4A">
            <wp:simplePos x="0" y="0"/>
            <wp:positionH relativeFrom="page">
              <wp:posOffset>1419225</wp:posOffset>
            </wp:positionH>
            <wp:positionV relativeFrom="paragraph">
              <wp:posOffset>75565</wp:posOffset>
            </wp:positionV>
            <wp:extent cx="2961563" cy="1359146"/>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961563" cy="1359146"/>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r w:rsidR="008A30D8">
        <w:rPr>
          <w:rFonts w:ascii="Times New Roman" w:hAnsi="Times New Roman" w:cs="Times New Roman"/>
          <w:b/>
          <w:bCs/>
          <w:sz w:val="24"/>
          <w:szCs w:val="24"/>
        </w:rPr>
        <w:br w:type="page"/>
      </w:r>
    </w:p>
    <w:p w14:paraId="6EC00493" w14:textId="720540A0" w:rsidR="008A30D8" w:rsidRDefault="008A30D8" w:rsidP="0087086B">
      <w:pPr>
        <w:rPr>
          <w:rFonts w:ascii="Times New Roman" w:hAnsi="Times New Roman" w:cs="Times New Roman"/>
          <w:b/>
          <w:bCs/>
          <w:sz w:val="24"/>
          <w:szCs w:val="24"/>
        </w:rPr>
      </w:pPr>
    </w:p>
    <w:p w14:paraId="4E8D2426" w14:textId="53C356A3" w:rsidR="008A30D8" w:rsidRDefault="008A30D8">
      <w:pPr>
        <w:rPr>
          <w:rFonts w:ascii="Times New Roman" w:hAnsi="Times New Roman" w:cs="Times New Roman"/>
          <w:b/>
          <w:bCs/>
          <w:sz w:val="24"/>
          <w:szCs w:val="24"/>
        </w:rPr>
      </w:pPr>
      <w:r>
        <w:rPr>
          <w:rFonts w:ascii="Times New Roman" w:hAnsi="Times New Roman" w:cs="Times New Roman"/>
          <w:b/>
          <w:bCs/>
          <w:sz w:val="24"/>
          <w:szCs w:val="24"/>
        </w:rPr>
        <w:br w:type="page"/>
      </w:r>
    </w:p>
    <w:p w14:paraId="525DC2C1" w14:textId="0ABA816B" w:rsidR="008A30D8" w:rsidRDefault="000E2F5A" w:rsidP="000E2F5A">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III</w:t>
      </w:r>
    </w:p>
    <w:p w14:paraId="3003A9C2" w14:textId="75268DF5" w:rsidR="000E2F5A" w:rsidRDefault="000E2F5A" w:rsidP="000E2F5A">
      <w:pPr>
        <w:jc w:val="center"/>
        <w:rPr>
          <w:rFonts w:ascii="Times New Roman" w:hAnsi="Times New Roman" w:cs="Times New Roman"/>
          <w:b/>
          <w:bCs/>
          <w:sz w:val="24"/>
          <w:szCs w:val="24"/>
        </w:rPr>
      </w:pPr>
      <w:r>
        <w:rPr>
          <w:rFonts w:ascii="Times New Roman" w:hAnsi="Times New Roman" w:cs="Times New Roman"/>
          <w:b/>
          <w:bCs/>
          <w:sz w:val="24"/>
          <w:szCs w:val="24"/>
        </w:rPr>
        <w:t>LAPORAN KEGIATAN</w:t>
      </w:r>
    </w:p>
    <w:p w14:paraId="6320D501" w14:textId="7D9881DE" w:rsidR="000E2F5A" w:rsidRDefault="000E2F5A" w:rsidP="000E2F5A">
      <w:pPr>
        <w:jc w:val="center"/>
        <w:rPr>
          <w:rFonts w:ascii="Times New Roman" w:hAnsi="Times New Roman" w:cs="Times New Roman"/>
          <w:b/>
          <w:bCs/>
          <w:sz w:val="24"/>
          <w:szCs w:val="24"/>
        </w:rPr>
      </w:pPr>
    </w:p>
    <w:p w14:paraId="5EBB212D" w14:textId="0262ED5C" w:rsidR="000E2F5A" w:rsidRDefault="000E2F5A" w:rsidP="000E2F5A">
      <w:pPr>
        <w:rPr>
          <w:rFonts w:ascii="Times New Roman" w:hAnsi="Times New Roman" w:cs="Times New Roman"/>
          <w:b/>
          <w:bCs/>
          <w:sz w:val="24"/>
          <w:szCs w:val="24"/>
        </w:rPr>
      </w:pPr>
      <w:r>
        <w:rPr>
          <w:rFonts w:ascii="Times New Roman" w:hAnsi="Times New Roman" w:cs="Times New Roman"/>
          <w:b/>
          <w:bCs/>
          <w:sz w:val="24"/>
          <w:szCs w:val="24"/>
        </w:rPr>
        <w:t>3.1</w:t>
      </w:r>
      <w:r w:rsidR="00D90D53">
        <w:rPr>
          <w:rFonts w:ascii="Times New Roman" w:hAnsi="Times New Roman" w:cs="Times New Roman"/>
          <w:b/>
          <w:bCs/>
          <w:sz w:val="24"/>
          <w:szCs w:val="24"/>
        </w:rPr>
        <w:t>.</w:t>
      </w:r>
      <w:r>
        <w:rPr>
          <w:rFonts w:ascii="Times New Roman" w:hAnsi="Times New Roman" w:cs="Times New Roman"/>
          <w:b/>
          <w:bCs/>
          <w:sz w:val="24"/>
          <w:szCs w:val="24"/>
        </w:rPr>
        <w:t xml:space="preserve"> PELAKSANAAN KEGIATAN</w:t>
      </w:r>
    </w:p>
    <w:p w14:paraId="5D0ABF39" w14:textId="1F7F3183" w:rsidR="000E2F5A" w:rsidRDefault="000E2F5A" w:rsidP="000E2F5A">
      <w:pPr>
        <w:rPr>
          <w:rFonts w:ascii="Times New Roman" w:hAnsi="Times New Roman" w:cs="Times New Roman"/>
          <w:b/>
          <w:bCs/>
          <w:sz w:val="24"/>
          <w:szCs w:val="24"/>
        </w:rPr>
      </w:pPr>
      <w:r>
        <w:rPr>
          <w:rFonts w:ascii="Times New Roman" w:hAnsi="Times New Roman" w:cs="Times New Roman"/>
          <w:b/>
          <w:bCs/>
          <w:sz w:val="24"/>
          <w:szCs w:val="24"/>
        </w:rPr>
        <w:tab/>
      </w:r>
    </w:p>
    <w:p w14:paraId="6D9B31A6" w14:textId="75CCAB55" w:rsidR="000E2F5A" w:rsidRDefault="000E2F5A" w:rsidP="000E2F5A">
      <w:pPr>
        <w:rPr>
          <w:rFonts w:ascii="Times New Roman" w:hAnsi="Times New Roman" w:cs="Times New Roman"/>
          <w:b/>
          <w:bCs/>
          <w:sz w:val="24"/>
          <w:szCs w:val="24"/>
        </w:rPr>
      </w:pPr>
    </w:p>
    <w:p w14:paraId="66D0E15A" w14:textId="64E3633C" w:rsidR="000E2F5A" w:rsidRDefault="000E2F5A" w:rsidP="000E2F5A">
      <w:pPr>
        <w:rPr>
          <w:rFonts w:ascii="Times New Roman" w:hAnsi="Times New Roman" w:cs="Times New Roman"/>
          <w:b/>
          <w:bCs/>
          <w:sz w:val="24"/>
          <w:szCs w:val="24"/>
        </w:rPr>
      </w:pPr>
      <w:r>
        <w:rPr>
          <w:rFonts w:ascii="Times New Roman" w:hAnsi="Times New Roman" w:cs="Times New Roman"/>
          <w:b/>
          <w:bCs/>
          <w:sz w:val="24"/>
          <w:szCs w:val="24"/>
        </w:rPr>
        <w:t>3.2</w:t>
      </w:r>
      <w:r w:rsidR="00D90D53">
        <w:rPr>
          <w:rFonts w:ascii="Times New Roman" w:hAnsi="Times New Roman" w:cs="Times New Roman"/>
          <w:b/>
          <w:bCs/>
          <w:sz w:val="24"/>
          <w:szCs w:val="24"/>
        </w:rPr>
        <w:t>.</w:t>
      </w:r>
      <w:r>
        <w:rPr>
          <w:rFonts w:ascii="Times New Roman" w:hAnsi="Times New Roman" w:cs="Times New Roman"/>
          <w:b/>
          <w:bCs/>
          <w:sz w:val="24"/>
          <w:szCs w:val="24"/>
        </w:rPr>
        <w:t xml:space="preserve"> HASIL KEGIATAN</w:t>
      </w:r>
    </w:p>
    <w:p w14:paraId="45439497" w14:textId="77777777" w:rsidR="00D81FB6" w:rsidRDefault="000E2F5A" w:rsidP="000E2F5A">
      <w:pPr>
        <w:rPr>
          <w:rFonts w:ascii="Times New Roman" w:hAnsi="Times New Roman" w:cs="Times New Roman"/>
          <w:b/>
          <w:bCs/>
          <w:sz w:val="24"/>
          <w:szCs w:val="24"/>
        </w:rPr>
      </w:pPr>
      <w:r>
        <w:rPr>
          <w:rFonts w:ascii="Times New Roman" w:hAnsi="Times New Roman" w:cs="Times New Roman"/>
          <w:b/>
          <w:bCs/>
          <w:sz w:val="24"/>
          <w:szCs w:val="24"/>
        </w:rPr>
        <w:tab/>
      </w:r>
    </w:p>
    <w:tbl>
      <w:tblPr>
        <w:tblStyle w:val="TableGrid"/>
        <w:tblW w:w="9511" w:type="dxa"/>
        <w:jc w:val="center"/>
        <w:tblLook w:val="04A0" w:firstRow="1" w:lastRow="0" w:firstColumn="1" w:lastColumn="0" w:noHBand="0" w:noVBand="1"/>
      </w:tblPr>
      <w:tblGrid>
        <w:gridCol w:w="846"/>
        <w:gridCol w:w="1984"/>
        <w:gridCol w:w="6681"/>
      </w:tblGrid>
      <w:tr w:rsidR="00D81FB6" w14:paraId="5D67E6BA" w14:textId="77777777" w:rsidTr="00D81FB6">
        <w:trPr>
          <w:trHeight w:val="760"/>
          <w:jc w:val="center"/>
        </w:trPr>
        <w:tc>
          <w:tcPr>
            <w:tcW w:w="846" w:type="dxa"/>
            <w:vAlign w:val="center"/>
          </w:tcPr>
          <w:p w14:paraId="0CA8C9E4" w14:textId="307EC55C" w:rsidR="00D81FB6" w:rsidRPr="00A95799" w:rsidRDefault="00D81FB6" w:rsidP="00D81FB6">
            <w:pPr>
              <w:jc w:val="center"/>
              <w:rPr>
                <w:rFonts w:ascii="Times New Roman" w:hAnsi="Times New Roman" w:cs="Times New Roman"/>
                <w:b/>
                <w:bCs/>
                <w:sz w:val="24"/>
                <w:szCs w:val="24"/>
                <w:rPrChange w:id="2" w:author="Lab RPL" w:date="2025-11-25T11:17:00Z">
                  <w:rPr>
                    <w:rFonts w:ascii="Times New Roman" w:hAnsi="Times New Roman" w:cs="Times New Roman"/>
                    <w:sz w:val="24"/>
                    <w:szCs w:val="24"/>
                  </w:rPr>
                </w:rPrChange>
              </w:rPr>
            </w:pPr>
            <w:r w:rsidRPr="00A95799">
              <w:rPr>
                <w:rFonts w:ascii="Times New Roman" w:hAnsi="Times New Roman" w:cs="Times New Roman"/>
                <w:b/>
                <w:bCs/>
                <w:sz w:val="24"/>
                <w:szCs w:val="24"/>
                <w:rPrChange w:id="3" w:author="Lab RPL" w:date="2025-11-25T11:17:00Z">
                  <w:rPr>
                    <w:rFonts w:ascii="Times New Roman" w:hAnsi="Times New Roman" w:cs="Times New Roman"/>
                    <w:sz w:val="24"/>
                    <w:szCs w:val="24"/>
                  </w:rPr>
                </w:rPrChange>
              </w:rPr>
              <w:t>No</w:t>
            </w:r>
          </w:p>
        </w:tc>
        <w:tc>
          <w:tcPr>
            <w:tcW w:w="1984" w:type="dxa"/>
            <w:vAlign w:val="center"/>
          </w:tcPr>
          <w:p w14:paraId="4255EA6C" w14:textId="180F1E8A" w:rsidR="00D81FB6" w:rsidRPr="00A95799" w:rsidRDefault="00D81FB6" w:rsidP="00D81FB6">
            <w:pPr>
              <w:jc w:val="center"/>
              <w:rPr>
                <w:rFonts w:ascii="Times New Roman" w:hAnsi="Times New Roman" w:cs="Times New Roman"/>
                <w:b/>
                <w:bCs/>
                <w:sz w:val="24"/>
                <w:szCs w:val="24"/>
                <w:rPrChange w:id="4" w:author="Lab RPL" w:date="2025-11-25T11:17:00Z">
                  <w:rPr>
                    <w:rFonts w:ascii="Times New Roman" w:hAnsi="Times New Roman" w:cs="Times New Roman"/>
                    <w:sz w:val="24"/>
                    <w:szCs w:val="24"/>
                  </w:rPr>
                </w:rPrChange>
              </w:rPr>
            </w:pPr>
            <w:r w:rsidRPr="00A95799">
              <w:rPr>
                <w:rFonts w:ascii="Times New Roman" w:hAnsi="Times New Roman" w:cs="Times New Roman"/>
                <w:b/>
                <w:bCs/>
                <w:sz w:val="24"/>
                <w:szCs w:val="24"/>
                <w:rPrChange w:id="5" w:author="Lab RPL" w:date="2025-11-25T11:17:00Z">
                  <w:rPr>
                    <w:rFonts w:ascii="Times New Roman" w:hAnsi="Times New Roman" w:cs="Times New Roman"/>
                    <w:sz w:val="24"/>
                    <w:szCs w:val="24"/>
                  </w:rPr>
                </w:rPrChange>
              </w:rPr>
              <w:t>Tanggal</w:t>
            </w:r>
          </w:p>
        </w:tc>
        <w:tc>
          <w:tcPr>
            <w:tcW w:w="6681" w:type="dxa"/>
            <w:vAlign w:val="center"/>
          </w:tcPr>
          <w:p w14:paraId="750F0CB8" w14:textId="20C22341" w:rsidR="00D81FB6" w:rsidRPr="00A95799" w:rsidRDefault="00D81FB6" w:rsidP="00D81FB6">
            <w:pPr>
              <w:jc w:val="center"/>
              <w:rPr>
                <w:rFonts w:ascii="Times New Roman" w:hAnsi="Times New Roman" w:cs="Times New Roman"/>
                <w:b/>
                <w:bCs/>
                <w:sz w:val="24"/>
                <w:szCs w:val="24"/>
                <w:rPrChange w:id="6" w:author="Lab RPL" w:date="2025-11-25T11:17:00Z">
                  <w:rPr>
                    <w:rFonts w:ascii="Times New Roman" w:hAnsi="Times New Roman" w:cs="Times New Roman"/>
                    <w:sz w:val="24"/>
                    <w:szCs w:val="24"/>
                  </w:rPr>
                </w:rPrChange>
              </w:rPr>
            </w:pPr>
            <w:r w:rsidRPr="00A95799">
              <w:rPr>
                <w:rFonts w:ascii="Times New Roman" w:hAnsi="Times New Roman" w:cs="Times New Roman"/>
                <w:b/>
                <w:bCs/>
                <w:sz w:val="24"/>
                <w:szCs w:val="24"/>
                <w:rPrChange w:id="7" w:author="Lab RPL" w:date="2025-11-25T11:17:00Z">
                  <w:rPr>
                    <w:rFonts w:ascii="Times New Roman" w:hAnsi="Times New Roman" w:cs="Times New Roman"/>
                    <w:sz w:val="24"/>
                    <w:szCs w:val="24"/>
                  </w:rPr>
                </w:rPrChange>
              </w:rPr>
              <w:t>Kegiatan</w:t>
            </w:r>
          </w:p>
        </w:tc>
      </w:tr>
      <w:tr w:rsidR="00D81FB6" w14:paraId="5B24A947" w14:textId="77777777" w:rsidTr="00A95799">
        <w:trPr>
          <w:trHeight w:val="760"/>
          <w:jc w:val="center"/>
        </w:trPr>
        <w:tc>
          <w:tcPr>
            <w:tcW w:w="846" w:type="dxa"/>
            <w:vAlign w:val="center"/>
          </w:tcPr>
          <w:p w14:paraId="760B5F62" w14:textId="5AD13DEE" w:rsidR="00D81FB6" w:rsidRPr="00A95799" w:rsidRDefault="00D81FB6" w:rsidP="00A95799">
            <w:pPr>
              <w:pStyle w:val="ListParagraph"/>
              <w:numPr>
                <w:ilvl w:val="0"/>
                <w:numId w:val="10"/>
              </w:numPr>
              <w:ind w:left="360"/>
              <w:jc w:val="center"/>
              <w:rPr>
                <w:rFonts w:ascii="Times New Roman" w:hAnsi="Times New Roman" w:cs="Times New Roman"/>
                <w:sz w:val="24"/>
                <w:szCs w:val="24"/>
              </w:rPr>
              <w:pPrChange w:id="8" w:author="Lab RPL" w:date="2025-11-25T11:15:00Z">
                <w:pPr>
                  <w:pStyle w:val="ListParagraph"/>
                  <w:numPr>
                    <w:numId w:val="10"/>
                  </w:numPr>
                  <w:ind w:hanging="360"/>
                  <w:jc w:val="center"/>
                </w:pPr>
              </w:pPrChange>
            </w:pPr>
          </w:p>
        </w:tc>
        <w:tc>
          <w:tcPr>
            <w:tcW w:w="1984" w:type="dxa"/>
            <w:vAlign w:val="center"/>
          </w:tcPr>
          <w:p w14:paraId="2D572F6F"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4C3807B" w14:textId="77777777" w:rsidR="00D81FB6" w:rsidRDefault="00D81FB6" w:rsidP="00A95799">
            <w:pPr>
              <w:jc w:val="center"/>
              <w:rPr>
                <w:rFonts w:ascii="Times New Roman" w:hAnsi="Times New Roman" w:cs="Times New Roman"/>
                <w:b/>
                <w:bCs/>
                <w:sz w:val="24"/>
                <w:szCs w:val="24"/>
              </w:rPr>
            </w:pPr>
          </w:p>
        </w:tc>
      </w:tr>
      <w:tr w:rsidR="00D81FB6" w14:paraId="0E935861" w14:textId="77777777" w:rsidTr="00A95799">
        <w:trPr>
          <w:trHeight w:val="760"/>
          <w:jc w:val="center"/>
        </w:trPr>
        <w:tc>
          <w:tcPr>
            <w:tcW w:w="846" w:type="dxa"/>
            <w:vAlign w:val="center"/>
          </w:tcPr>
          <w:p w14:paraId="56E6AF0B" w14:textId="1FD3951E"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9" w:author="Lab RPL" w:date="2025-11-25T11:15:00Z">
                  <w:rPr>
                    <w:rFonts w:ascii="Times New Roman" w:hAnsi="Times New Roman" w:cs="Times New Roman"/>
                    <w:b/>
                    <w:bCs/>
                    <w:sz w:val="24"/>
                    <w:szCs w:val="24"/>
                  </w:rPr>
                </w:rPrChange>
              </w:rPr>
              <w:pPrChange w:id="10" w:author="Lab RPL" w:date="2025-11-25T11:15:00Z">
                <w:pPr>
                  <w:jc w:val="center"/>
                </w:pPr>
              </w:pPrChange>
            </w:pPr>
          </w:p>
        </w:tc>
        <w:tc>
          <w:tcPr>
            <w:tcW w:w="1984" w:type="dxa"/>
            <w:vAlign w:val="center"/>
          </w:tcPr>
          <w:p w14:paraId="6AD62D48"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5941FC3" w14:textId="77777777" w:rsidR="00D81FB6" w:rsidRDefault="00D81FB6" w:rsidP="00A95799">
            <w:pPr>
              <w:jc w:val="center"/>
              <w:rPr>
                <w:rFonts w:ascii="Times New Roman" w:hAnsi="Times New Roman" w:cs="Times New Roman"/>
                <w:b/>
                <w:bCs/>
                <w:sz w:val="24"/>
                <w:szCs w:val="24"/>
              </w:rPr>
            </w:pPr>
          </w:p>
        </w:tc>
      </w:tr>
      <w:tr w:rsidR="00D81FB6" w14:paraId="7B44E349" w14:textId="77777777" w:rsidTr="00A95799">
        <w:trPr>
          <w:trHeight w:val="760"/>
          <w:jc w:val="center"/>
        </w:trPr>
        <w:tc>
          <w:tcPr>
            <w:tcW w:w="846" w:type="dxa"/>
            <w:vAlign w:val="center"/>
          </w:tcPr>
          <w:p w14:paraId="1CBC036E"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11" w:author="Lab RPL" w:date="2025-11-25T11:15:00Z">
                  <w:rPr>
                    <w:rFonts w:ascii="Times New Roman" w:hAnsi="Times New Roman" w:cs="Times New Roman"/>
                    <w:b/>
                    <w:bCs/>
                    <w:sz w:val="24"/>
                    <w:szCs w:val="24"/>
                  </w:rPr>
                </w:rPrChange>
              </w:rPr>
              <w:pPrChange w:id="12" w:author="Lab RPL" w:date="2025-11-25T11:15:00Z">
                <w:pPr>
                  <w:jc w:val="center"/>
                </w:pPr>
              </w:pPrChange>
            </w:pPr>
          </w:p>
        </w:tc>
        <w:tc>
          <w:tcPr>
            <w:tcW w:w="1984" w:type="dxa"/>
            <w:vAlign w:val="center"/>
          </w:tcPr>
          <w:p w14:paraId="73DC671A"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696C4FF9" w14:textId="77777777" w:rsidR="00D81FB6" w:rsidRDefault="00D81FB6" w:rsidP="00A95799">
            <w:pPr>
              <w:jc w:val="center"/>
              <w:rPr>
                <w:rFonts w:ascii="Times New Roman" w:hAnsi="Times New Roman" w:cs="Times New Roman"/>
                <w:b/>
                <w:bCs/>
                <w:sz w:val="24"/>
                <w:szCs w:val="24"/>
              </w:rPr>
            </w:pPr>
          </w:p>
        </w:tc>
      </w:tr>
      <w:tr w:rsidR="00D81FB6" w14:paraId="2BF0F794" w14:textId="77777777" w:rsidTr="00A95799">
        <w:trPr>
          <w:trHeight w:val="760"/>
          <w:jc w:val="center"/>
        </w:trPr>
        <w:tc>
          <w:tcPr>
            <w:tcW w:w="846" w:type="dxa"/>
            <w:vAlign w:val="center"/>
          </w:tcPr>
          <w:p w14:paraId="45345457"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13" w:author="Lab RPL" w:date="2025-11-25T11:15:00Z">
                  <w:rPr>
                    <w:rFonts w:ascii="Times New Roman" w:hAnsi="Times New Roman" w:cs="Times New Roman"/>
                    <w:b/>
                    <w:bCs/>
                    <w:sz w:val="24"/>
                    <w:szCs w:val="24"/>
                  </w:rPr>
                </w:rPrChange>
              </w:rPr>
              <w:pPrChange w:id="14" w:author="Lab RPL" w:date="2025-11-25T11:15:00Z">
                <w:pPr>
                  <w:jc w:val="center"/>
                </w:pPr>
              </w:pPrChange>
            </w:pPr>
          </w:p>
        </w:tc>
        <w:tc>
          <w:tcPr>
            <w:tcW w:w="1984" w:type="dxa"/>
            <w:vAlign w:val="center"/>
          </w:tcPr>
          <w:p w14:paraId="0394583D"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6D09CC56" w14:textId="77777777" w:rsidR="00D81FB6" w:rsidRDefault="00D81FB6" w:rsidP="00A95799">
            <w:pPr>
              <w:jc w:val="center"/>
              <w:rPr>
                <w:rFonts w:ascii="Times New Roman" w:hAnsi="Times New Roman" w:cs="Times New Roman"/>
                <w:b/>
                <w:bCs/>
                <w:sz w:val="24"/>
                <w:szCs w:val="24"/>
              </w:rPr>
            </w:pPr>
          </w:p>
        </w:tc>
      </w:tr>
      <w:tr w:rsidR="00D81FB6" w14:paraId="048CDA8A" w14:textId="77777777" w:rsidTr="00A95799">
        <w:trPr>
          <w:trHeight w:val="760"/>
          <w:jc w:val="center"/>
        </w:trPr>
        <w:tc>
          <w:tcPr>
            <w:tcW w:w="846" w:type="dxa"/>
            <w:vAlign w:val="center"/>
          </w:tcPr>
          <w:p w14:paraId="4D82A4D5"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15" w:author="Lab RPL" w:date="2025-11-25T11:15:00Z">
                  <w:rPr>
                    <w:rFonts w:ascii="Times New Roman" w:hAnsi="Times New Roman" w:cs="Times New Roman"/>
                    <w:b/>
                    <w:bCs/>
                    <w:sz w:val="24"/>
                    <w:szCs w:val="24"/>
                  </w:rPr>
                </w:rPrChange>
              </w:rPr>
              <w:pPrChange w:id="16" w:author="Lab RPL" w:date="2025-11-25T11:15:00Z">
                <w:pPr>
                  <w:jc w:val="center"/>
                </w:pPr>
              </w:pPrChange>
            </w:pPr>
          </w:p>
        </w:tc>
        <w:tc>
          <w:tcPr>
            <w:tcW w:w="1984" w:type="dxa"/>
            <w:vAlign w:val="center"/>
          </w:tcPr>
          <w:p w14:paraId="27FA63B6"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4BCFF8E9" w14:textId="77777777" w:rsidR="00D81FB6" w:rsidRDefault="00D81FB6" w:rsidP="00A95799">
            <w:pPr>
              <w:jc w:val="center"/>
              <w:rPr>
                <w:rFonts w:ascii="Times New Roman" w:hAnsi="Times New Roman" w:cs="Times New Roman"/>
                <w:b/>
                <w:bCs/>
                <w:sz w:val="24"/>
                <w:szCs w:val="24"/>
              </w:rPr>
            </w:pPr>
          </w:p>
        </w:tc>
      </w:tr>
      <w:tr w:rsidR="00D81FB6" w14:paraId="32A9D98C" w14:textId="77777777" w:rsidTr="00A95799">
        <w:trPr>
          <w:trHeight w:val="760"/>
          <w:jc w:val="center"/>
        </w:trPr>
        <w:tc>
          <w:tcPr>
            <w:tcW w:w="846" w:type="dxa"/>
            <w:vAlign w:val="center"/>
          </w:tcPr>
          <w:p w14:paraId="0BD1D521"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17" w:author="Lab RPL" w:date="2025-11-25T11:15:00Z">
                  <w:rPr>
                    <w:rFonts w:ascii="Times New Roman" w:hAnsi="Times New Roman" w:cs="Times New Roman"/>
                    <w:b/>
                    <w:bCs/>
                    <w:sz w:val="24"/>
                    <w:szCs w:val="24"/>
                  </w:rPr>
                </w:rPrChange>
              </w:rPr>
              <w:pPrChange w:id="18" w:author="Lab RPL" w:date="2025-11-25T11:15:00Z">
                <w:pPr>
                  <w:jc w:val="center"/>
                </w:pPr>
              </w:pPrChange>
            </w:pPr>
          </w:p>
        </w:tc>
        <w:tc>
          <w:tcPr>
            <w:tcW w:w="1984" w:type="dxa"/>
            <w:vAlign w:val="center"/>
          </w:tcPr>
          <w:p w14:paraId="0BEA0BCA"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2CD2EBB9" w14:textId="77777777" w:rsidR="00D81FB6" w:rsidRDefault="00D81FB6" w:rsidP="00A95799">
            <w:pPr>
              <w:jc w:val="center"/>
              <w:rPr>
                <w:rFonts w:ascii="Times New Roman" w:hAnsi="Times New Roman" w:cs="Times New Roman"/>
                <w:b/>
                <w:bCs/>
                <w:sz w:val="24"/>
                <w:szCs w:val="24"/>
              </w:rPr>
            </w:pPr>
          </w:p>
        </w:tc>
      </w:tr>
      <w:tr w:rsidR="00D81FB6" w14:paraId="4D69BF93" w14:textId="77777777" w:rsidTr="00A95799">
        <w:trPr>
          <w:trHeight w:val="760"/>
          <w:jc w:val="center"/>
        </w:trPr>
        <w:tc>
          <w:tcPr>
            <w:tcW w:w="846" w:type="dxa"/>
            <w:vAlign w:val="center"/>
          </w:tcPr>
          <w:p w14:paraId="7B52237E"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19" w:author="Lab RPL" w:date="2025-11-25T11:15:00Z">
                  <w:rPr>
                    <w:rFonts w:ascii="Times New Roman" w:hAnsi="Times New Roman" w:cs="Times New Roman"/>
                    <w:b/>
                    <w:bCs/>
                    <w:sz w:val="24"/>
                    <w:szCs w:val="24"/>
                  </w:rPr>
                </w:rPrChange>
              </w:rPr>
              <w:pPrChange w:id="20" w:author="Lab RPL" w:date="2025-11-25T11:15:00Z">
                <w:pPr>
                  <w:jc w:val="center"/>
                </w:pPr>
              </w:pPrChange>
            </w:pPr>
          </w:p>
        </w:tc>
        <w:tc>
          <w:tcPr>
            <w:tcW w:w="1984" w:type="dxa"/>
            <w:vAlign w:val="center"/>
          </w:tcPr>
          <w:p w14:paraId="19289468"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44D22888" w14:textId="77777777" w:rsidR="00D81FB6" w:rsidRDefault="00D81FB6" w:rsidP="00A95799">
            <w:pPr>
              <w:jc w:val="center"/>
              <w:rPr>
                <w:rFonts w:ascii="Times New Roman" w:hAnsi="Times New Roman" w:cs="Times New Roman"/>
                <w:b/>
                <w:bCs/>
                <w:sz w:val="24"/>
                <w:szCs w:val="24"/>
              </w:rPr>
            </w:pPr>
          </w:p>
        </w:tc>
      </w:tr>
      <w:tr w:rsidR="00D81FB6" w14:paraId="706323C6" w14:textId="77777777" w:rsidTr="00A95799">
        <w:trPr>
          <w:trHeight w:val="760"/>
          <w:jc w:val="center"/>
        </w:trPr>
        <w:tc>
          <w:tcPr>
            <w:tcW w:w="846" w:type="dxa"/>
            <w:vAlign w:val="center"/>
          </w:tcPr>
          <w:p w14:paraId="34D1337E"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21" w:author="Lab RPL" w:date="2025-11-25T11:15:00Z">
                  <w:rPr>
                    <w:rFonts w:ascii="Times New Roman" w:hAnsi="Times New Roman" w:cs="Times New Roman"/>
                    <w:b/>
                    <w:bCs/>
                    <w:sz w:val="24"/>
                    <w:szCs w:val="24"/>
                  </w:rPr>
                </w:rPrChange>
              </w:rPr>
              <w:pPrChange w:id="22" w:author="Lab RPL" w:date="2025-11-25T11:15:00Z">
                <w:pPr>
                  <w:jc w:val="center"/>
                </w:pPr>
              </w:pPrChange>
            </w:pPr>
          </w:p>
        </w:tc>
        <w:tc>
          <w:tcPr>
            <w:tcW w:w="1984" w:type="dxa"/>
            <w:vAlign w:val="center"/>
          </w:tcPr>
          <w:p w14:paraId="58B1331A"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21024D7B" w14:textId="77777777" w:rsidR="00D81FB6" w:rsidRDefault="00D81FB6" w:rsidP="00A95799">
            <w:pPr>
              <w:jc w:val="center"/>
              <w:rPr>
                <w:rFonts w:ascii="Times New Roman" w:hAnsi="Times New Roman" w:cs="Times New Roman"/>
                <w:b/>
                <w:bCs/>
                <w:sz w:val="24"/>
                <w:szCs w:val="24"/>
              </w:rPr>
            </w:pPr>
          </w:p>
        </w:tc>
      </w:tr>
      <w:tr w:rsidR="00D81FB6" w14:paraId="7377F06E" w14:textId="77777777" w:rsidTr="00A95799">
        <w:trPr>
          <w:trHeight w:val="760"/>
          <w:jc w:val="center"/>
        </w:trPr>
        <w:tc>
          <w:tcPr>
            <w:tcW w:w="846" w:type="dxa"/>
            <w:vAlign w:val="center"/>
          </w:tcPr>
          <w:p w14:paraId="52D78267"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23" w:author="Lab RPL" w:date="2025-11-25T11:15:00Z">
                  <w:rPr>
                    <w:rFonts w:ascii="Times New Roman" w:hAnsi="Times New Roman" w:cs="Times New Roman"/>
                    <w:b/>
                    <w:bCs/>
                    <w:sz w:val="24"/>
                    <w:szCs w:val="24"/>
                  </w:rPr>
                </w:rPrChange>
              </w:rPr>
              <w:pPrChange w:id="24" w:author="Lab RPL" w:date="2025-11-25T11:15:00Z">
                <w:pPr>
                  <w:jc w:val="center"/>
                </w:pPr>
              </w:pPrChange>
            </w:pPr>
          </w:p>
        </w:tc>
        <w:tc>
          <w:tcPr>
            <w:tcW w:w="1984" w:type="dxa"/>
            <w:vAlign w:val="center"/>
          </w:tcPr>
          <w:p w14:paraId="30B28AFA"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4C8A5F54" w14:textId="77777777" w:rsidR="00D81FB6" w:rsidRDefault="00D81FB6" w:rsidP="00A95799">
            <w:pPr>
              <w:jc w:val="center"/>
              <w:rPr>
                <w:rFonts w:ascii="Times New Roman" w:hAnsi="Times New Roman" w:cs="Times New Roman"/>
                <w:b/>
                <w:bCs/>
                <w:sz w:val="24"/>
                <w:szCs w:val="24"/>
              </w:rPr>
            </w:pPr>
          </w:p>
        </w:tc>
      </w:tr>
      <w:tr w:rsidR="00D81FB6" w14:paraId="124A755B" w14:textId="77777777" w:rsidTr="00A95799">
        <w:trPr>
          <w:trHeight w:val="760"/>
          <w:jc w:val="center"/>
        </w:trPr>
        <w:tc>
          <w:tcPr>
            <w:tcW w:w="846" w:type="dxa"/>
            <w:vAlign w:val="center"/>
          </w:tcPr>
          <w:p w14:paraId="62A07D85"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25" w:author="Lab RPL" w:date="2025-11-25T11:15:00Z">
                  <w:rPr>
                    <w:rFonts w:ascii="Times New Roman" w:hAnsi="Times New Roman" w:cs="Times New Roman"/>
                    <w:b/>
                    <w:bCs/>
                    <w:sz w:val="24"/>
                    <w:szCs w:val="24"/>
                  </w:rPr>
                </w:rPrChange>
              </w:rPr>
              <w:pPrChange w:id="26" w:author="Lab RPL" w:date="2025-11-25T11:15:00Z">
                <w:pPr>
                  <w:jc w:val="center"/>
                </w:pPr>
              </w:pPrChange>
            </w:pPr>
          </w:p>
        </w:tc>
        <w:tc>
          <w:tcPr>
            <w:tcW w:w="1984" w:type="dxa"/>
            <w:vAlign w:val="center"/>
          </w:tcPr>
          <w:p w14:paraId="41FC4709"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63DF772" w14:textId="77777777" w:rsidR="00D81FB6" w:rsidRDefault="00D81FB6" w:rsidP="00A95799">
            <w:pPr>
              <w:jc w:val="center"/>
              <w:rPr>
                <w:rFonts w:ascii="Times New Roman" w:hAnsi="Times New Roman" w:cs="Times New Roman"/>
                <w:b/>
                <w:bCs/>
                <w:sz w:val="24"/>
                <w:szCs w:val="24"/>
              </w:rPr>
            </w:pPr>
          </w:p>
        </w:tc>
      </w:tr>
      <w:tr w:rsidR="00D81FB6" w14:paraId="554CFF56" w14:textId="77777777" w:rsidTr="00A95799">
        <w:trPr>
          <w:trHeight w:val="760"/>
          <w:jc w:val="center"/>
        </w:trPr>
        <w:tc>
          <w:tcPr>
            <w:tcW w:w="846" w:type="dxa"/>
            <w:vAlign w:val="center"/>
          </w:tcPr>
          <w:p w14:paraId="7AF9C692"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27" w:author="Lab RPL" w:date="2025-11-25T11:15:00Z">
                  <w:rPr>
                    <w:rFonts w:ascii="Times New Roman" w:hAnsi="Times New Roman" w:cs="Times New Roman"/>
                    <w:b/>
                    <w:bCs/>
                    <w:sz w:val="24"/>
                    <w:szCs w:val="24"/>
                  </w:rPr>
                </w:rPrChange>
              </w:rPr>
              <w:pPrChange w:id="28" w:author="Lab RPL" w:date="2025-11-25T11:15:00Z">
                <w:pPr>
                  <w:jc w:val="center"/>
                </w:pPr>
              </w:pPrChange>
            </w:pPr>
          </w:p>
        </w:tc>
        <w:tc>
          <w:tcPr>
            <w:tcW w:w="1984" w:type="dxa"/>
            <w:vAlign w:val="center"/>
          </w:tcPr>
          <w:p w14:paraId="5B43D995"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54FEFD6C" w14:textId="77777777" w:rsidR="00D81FB6" w:rsidRDefault="00D81FB6" w:rsidP="00A95799">
            <w:pPr>
              <w:jc w:val="center"/>
              <w:rPr>
                <w:rFonts w:ascii="Times New Roman" w:hAnsi="Times New Roman" w:cs="Times New Roman"/>
                <w:b/>
                <w:bCs/>
                <w:sz w:val="24"/>
                <w:szCs w:val="24"/>
              </w:rPr>
            </w:pPr>
          </w:p>
        </w:tc>
      </w:tr>
      <w:tr w:rsidR="00D81FB6" w14:paraId="625D6998" w14:textId="77777777" w:rsidTr="00A95799">
        <w:trPr>
          <w:trHeight w:val="760"/>
          <w:jc w:val="center"/>
        </w:trPr>
        <w:tc>
          <w:tcPr>
            <w:tcW w:w="846" w:type="dxa"/>
            <w:vAlign w:val="center"/>
          </w:tcPr>
          <w:p w14:paraId="7CB6AAFF"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29" w:author="Lab RPL" w:date="2025-11-25T11:15:00Z">
                  <w:rPr>
                    <w:rFonts w:ascii="Times New Roman" w:hAnsi="Times New Roman" w:cs="Times New Roman"/>
                    <w:b/>
                    <w:bCs/>
                    <w:sz w:val="24"/>
                    <w:szCs w:val="24"/>
                  </w:rPr>
                </w:rPrChange>
              </w:rPr>
              <w:pPrChange w:id="30" w:author="Lab RPL" w:date="2025-11-25T11:15:00Z">
                <w:pPr>
                  <w:jc w:val="center"/>
                </w:pPr>
              </w:pPrChange>
            </w:pPr>
          </w:p>
        </w:tc>
        <w:tc>
          <w:tcPr>
            <w:tcW w:w="1984" w:type="dxa"/>
            <w:vAlign w:val="center"/>
          </w:tcPr>
          <w:p w14:paraId="06CAF6AC"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365C5AE" w14:textId="77777777" w:rsidR="00D81FB6" w:rsidRDefault="00D81FB6" w:rsidP="00A95799">
            <w:pPr>
              <w:jc w:val="center"/>
              <w:rPr>
                <w:rFonts w:ascii="Times New Roman" w:hAnsi="Times New Roman" w:cs="Times New Roman"/>
                <w:b/>
                <w:bCs/>
                <w:sz w:val="24"/>
                <w:szCs w:val="24"/>
              </w:rPr>
            </w:pPr>
          </w:p>
        </w:tc>
      </w:tr>
      <w:tr w:rsidR="00D81FB6" w14:paraId="5261C8B5" w14:textId="77777777" w:rsidTr="00A95799">
        <w:trPr>
          <w:trHeight w:val="760"/>
          <w:jc w:val="center"/>
        </w:trPr>
        <w:tc>
          <w:tcPr>
            <w:tcW w:w="846" w:type="dxa"/>
            <w:vAlign w:val="center"/>
          </w:tcPr>
          <w:p w14:paraId="0DD94ADC"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31" w:author="Lab RPL" w:date="2025-11-25T11:15:00Z">
                  <w:rPr>
                    <w:rFonts w:ascii="Times New Roman" w:hAnsi="Times New Roman" w:cs="Times New Roman"/>
                    <w:b/>
                    <w:bCs/>
                    <w:sz w:val="24"/>
                    <w:szCs w:val="24"/>
                  </w:rPr>
                </w:rPrChange>
              </w:rPr>
              <w:pPrChange w:id="32" w:author="Lab RPL" w:date="2025-11-25T11:15:00Z">
                <w:pPr>
                  <w:jc w:val="center"/>
                </w:pPr>
              </w:pPrChange>
            </w:pPr>
          </w:p>
        </w:tc>
        <w:tc>
          <w:tcPr>
            <w:tcW w:w="1984" w:type="dxa"/>
            <w:vAlign w:val="center"/>
          </w:tcPr>
          <w:p w14:paraId="64198767"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426C5E13" w14:textId="77777777" w:rsidR="00D81FB6" w:rsidRDefault="00D81FB6" w:rsidP="00A95799">
            <w:pPr>
              <w:jc w:val="center"/>
              <w:rPr>
                <w:rFonts w:ascii="Times New Roman" w:hAnsi="Times New Roman" w:cs="Times New Roman"/>
                <w:b/>
                <w:bCs/>
                <w:sz w:val="24"/>
                <w:szCs w:val="24"/>
              </w:rPr>
            </w:pPr>
          </w:p>
        </w:tc>
      </w:tr>
      <w:tr w:rsidR="00D81FB6" w14:paraId="276A19CF" w14:textId="77777777" w:rsidTr="00A95799">
        <w:trPr>
          <w:trHeight w:val="760"/>
          <w:jc w:val="center"/>
        </w:trPr>
        <w:tc>
          <w:tcPr>
            <w:tcW w:w="846" w:type="dxa"/>
            <w:vAlign w:val="center"/>
          </w:tcPr>
          <w:p w14:paraId="59EFFE04"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33" w:author="Lab RPL" w:date="2025-11-25T11:15:00Z">
                  <w:rPr>
                    <w:rFonts w:ascii="Times New Roman" w:hAnsi="Times New Roman" w:cs="Times New Roman"/>
                    <w:b/>
                    <w:bCs/>
                    <w:sz w:val="24"/>
                    <w:szCs w:val="24"/>
                  </w:rPr>
                </w:rPrChange>
              </w:rPr>
              <w:pPrChange w:id="34" w:author="Lab RPL" w:date="2025-11-25T11:15:00Z">
                <w:pPr>
                  <w:jc w:val="center"/>
                </w:pPr>
              </w:pPrChange>
            </w:pPr>
          </w:p>
        </w:tc>
        <w:tc>
          <w:tcPr>
            <w:tcW w:w="1984" w:type="dxa"/>
            <w:vAlign w:val="center"/>
          </w:tcPr>
          <w:p w14:paraId="66F0B685"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B96E8B4" w14:textId="77777777" w:rsidR="00D81FB6" w:rsidRDefault="00D81FB6" w:rsidP="00A95799">
            <w:pPr>
              <w:jc w:val="center"/>
              <w:rPr>
                <w:rFonts w:ascii="Times New Roman" w:hAnsi="Times New Roman" w:cs="Times New Roman"/>
                <w:b/>
                <w:bCs/>
                <w:sz w:val="24"/>
                <w:szCs w:val="24"/>
              </w:rPr>
            </w:pPr>
          </w:p>
        </w:tc>
      </w:tr>
      <w:tr w:rsidR="00D81FB6" w14:paraId="628324F8" w14:textId="77777777" w:rsidTr="00A95799">
        <w:trPr>
          <w:trHeight w:val="760"/>
          <w:jc w:val="center"/>
        </w:trPr>
        <w:tc>
          <w:tcPr>
            <w:tcW w:w="846" w:type="dxa"/>
            <w:vAlign w:val="center"/>
          </w:tcPr>
          <w:p w14:paraId="0A6F724F"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35" w:author="Lab RPL" w:date="2025-11-25T11:15:00Z">
                  <w:rPr>
                    <w:rFonts w:ascii="Times New Roman" w:hAnsi="Times New Roman" w:cs="Times New Roman"/>
                    <w:b/>
                    <w:bCs/>
                    <w:sz w:val="24"/>
                    <w:szCs w:val="24"/>
                  </w:rPr>
                </w:rPrChange>
              </w:rPr>
              <w:pPrChange w:id="36" w:author="Lab RPL" w:date="2025-11-25T11:15:00Z">
                <w:pPr>
                  <w:jc w:val="center"/>
                </w:pPr>
              </w:pPrChange>
            </w:pPr>
          </w:p>
        </w:tc>
        <w:tc>
          <w:tcPr>
            <w:tcW w:w="1984" w:type="dxa"/>
            <w:vAlign w:val="center"/>
          </w:tcPr>
          <w:p w14:paraId="7080E3FD"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1BB74FF5" w14:textId="77777777" w:rsidR="00D81FB6" w:rsidRDefault="00D81FB6" w:rsidP="00A95799">
            <w:pPr>
              <w:jc w:val="center"/>
              <w:rPr>
                <w:rFonts w:ascii="Times New Roman" w:hAnsi="Times New Roman" w:cs="Times New Roman"/>
                <w:b/>
                <w:bCs/>
                <w:sz w:val="24"/>
                <w:szCs w:val="24"/>
              </w:rPr>
            </w:pPr>
          </w:p>
        </w:tc>
      </w:tr>
      <w:tr w:rsidR="00D81FB6" w14:paraId="2C816AC9" w14:textId="77777777" w:rsidTr="00A95799">
        <w:trPr>
          <w:trHeight w:val="760"/>
          <w:jc w:val="center"/>
        </w:trPr>
        <w:tc>
          <w:tcPr>
            <w:tcW w:w="846" w:type="dxa"/>
            <w:vAlign w:val="center"/>
          </w:tcPr>
          <w:p w14:paraId="6DA0F4FB"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37" w:author="Lab RPL" w:date="2025-11-25T11:15:00Z">
                  <w:rPr>
                    <w:rFonts w:ascii="Times New Roman" w:hAnsi="Times New Roman" w:cs="Times New Roman"/>
                    <w:b/>
                    <w:bCs/>
                    <w:sz w:val="24"/>
                    <w:szCs w:val="24"/>
                  </w:rPr>
                </w:rPrChange>
              </w:rPr>
              <w:pPrChange w:id="38" w:author="Lab RPL" w:date="2025-11-25T11:15:00Z">
                <w:pPr>
                  <w:jc w:val="center"/>
                </w:pPr>
              </w:pPrChange>
            </w:pPr>
          </w:p>
        </w:tc>
        <w:tc>
          <w:tcPr>
            <w:tcW w:w="1984" w:type="dxa"/>
            <w:vAlign w:val="center"/>
          </w:tcPr>
          <w:p w14:paraId="52E33BB1"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7275CE8A" w14:textId="77777777" w:rsidR="00D81FB6" w:rsidRDefault="00D81FB6" w:rsidP="00A95799">
            <w:pPr>
              <w:jc w:val="center"/>
              <w:rPr>
                <w:rFonts w:ascii="Times New Roman" w:hAnsi="Times New Roman" w:cs="Times New Roman"/>
                <w:b/>
                <w:bCs/>
                <w:sz w:val="24"/>
                <w:szCs w:val="24"/>
              </w:rPr>
            </w:pPr>
          </w:p>
        </w:tc>
      </w:tr>
      <w:tr w:rsidR="00D81FB6" w14:paraId="21DA1E71" w14:textId="77777777" w:rsidTr="00A95799">
        <w:trPr>
          <w:trHeight w:val="760"/>
          <w:jc w:val="center"/>
        </w:trPr>
        <w:tc>
          <w:tcPr>
            <w:tcW w:w="846" w:type="dxa"/>
            <w:vAlign w:val="center"/>
          </w:tcPr>
          <w:p w14:paraId="437A5269"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39" w:author="Lab RPL" w:date="2025-11-25T11:15:00Z">
                  <w:rPr>
                    <w:rFonts w:ascii="Times New Roman" w:hAnsi="Times New Roman" w:cs="Times New Roman"/>
                    <w:b/>
                    <w:bCs/>
                    <w:sz w:val="24"/>
                    <w:szCs w:val="24"/>
                  </w:rPr>
                </w:rPrChange>
              </w:rPr>
              <w:pPrChange w:id="40" w:author="Lab RPL" w:date="2025-11-25T11:15:00Z">
                <w:pPr>
                  <w:jc w:val="center"/>
                </w:pPr>
              </w:pPrChange>
            </w:pPr>
          </w:p>
        </w:tc>
        <w:tc>
          <w:tcPr>
            <w:tcW w:w="1984" w:type="dxa"/>
            <w:vAlign w:val="center"/>
          </w:tcPr>
          <w:p w14:paraId="46B8665A"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2B3B6D3A" w14:textId="77777777" w:rsidR="00D81FB6" w:rsidRDefault="00D81FB6" w:rsidP="00A95799">
            <w:pPr>
              <w:jc w:val="center"/>
              <w:rPr>
                <w:rFonts w:ascii="Times New Roman" w:hAnsi="Times New Roman" w:cs="Times New Roman"/>
                <w:b/>
                <w:bCs/>
                <w:sz w:val="24"/>
                <w:szCs w:val="24"/>
              </w:rPr>
            </w:pPr>
          </w:p>
        </w:tc>
      </w:tr>
      <w:tr w:rsidR="00D81FB6" w14:paraId="721E0BA6" w14:textId="77777777" w:rsidTr="00A95799">
        <w:trPr>
          <w:trHeight w:val="760"/>
          <w:jc w:val="center"/>
        </w:trPr>
        <w:tc>
          <w:tcPr>
            <w:tcW w:w="846" w:type="dxa"/>
            <w:vAlign w:val="center"/>
          </w:tcPr>
          <w:p w14:paraId="44A32BC2"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41" w:author="Lab RPL" w:date="2025-11-25T11:15:00Z">
                  <w:rPr>
                    <w:rFonts w:ascii="Times New Roman" w:hAnsi="Times New Roman" w:cs="Times New Roman"/>
                    <w:b/>
                    <w:bCs/>
                    <w:sz w:val="24"/>
                    <w:szCs w:val="24"/>
                  </w:rPr>
                </w:rPrChange>
              </w:rPr>
              <w:pPrChange w:id="42" w:author="Lab RPL" w:date="2025-11-25T11:15:00Z">
                <w:pPr>
                  <w:jc w:val="center"/>
                </w:pPr>
              </w:pPrChange>
            </w:pPr>
          </w:p>
        </w:tc>
        <w:tc>
          <w:tcPr>
            <w:tcW w:w="1984" w:type="dxa"/>
            <w:vAlign w:val="center"/>
          </w:tcPr>
          <w:p w14:paraId="42D27B6E"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1FD60F84" w14:textId="77777777" w:rsidR="00D81FB6" w:rsidRDefault="00D81FB6" w:rsidP="00A95799">
            <w:pPr>
              <w:jc w:val="center"/>
              <w:rPr>
                <w:rFonts w:ascii="Times New Roman" w:hAnsi="Times New Roman" w:cs="Times New Roman"/>
                <w:b/>
                <w:bCs/>
                <w:sz w:val="24"/>
                <w:szCs w:val="24"/>
              </w:rPr>
            </w:pPr>
          </w:p>
        </w:tc>
      </w:tr>
      <w:tr w:rsidR="00D81FB6" w14:paraId="2F28E06E" w14:textId="77777777" w:rsidTr="00A95799">
        <w:trPr>
          <w:trHeight w:val="760"/>
          <w:jc w:val="center"/>
        </w:trPr>
        <w:tc>
          <w:tcPr>
            <w:tcW w:w="846" w:type="dxa"/>
            <w:vAlign w:val="center"/>
          </w:tcPr>
          <w:p w14:paraId="53469614"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43" w:author="Lab RPL" w:date="2025-11-25T11:15:00Z">
                  <w:rPr>
                    <w:rFonts w:ascii="Times New Roman" w:hAnsi="Times New Roman" w:cs="Times New Roman"/>
                    <w:b/>
                    <w:bCs/>
                    <w:sz w:val="24"/>
                    <w:szCs w:val="24"/>
                  </w:rPr>
                </w:rPrChange>
              </w:rPr>
              <w:pPrChange w:id="44" w:author="Lab RPL" w:date="2025-11-25T11:15:00Z">
                <w:pPr>
                  <w:jc w:val="center"/>
                </w:pPr>
              </w:pPrChange>
            </w:pPr>
          </w:p>
        </w:tc>
        <w:tc>
          <w:tcPr>
            <w:tcW w:w="1984" w:type="dxa"/>
            <w:vAlign w:val="center"/>
          </w:tcPr>
          <w:p w14:paraId="55F8711B"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718029C" w14:textId="77777777" w:rsidR="00D81FB6" w:rsidRDefault="00D81FB6" w:rsidP="00A95799">
            <w:pPr>
              <w:jc w:val="center"/>
              <w:rPr>
                <w:rFonts w:ascii="Times New Roman" w:hAnsi="Times New Roman" w:cs="Times New Roman"/>
                <w:b/>
                <w:bCs/>
                <w:sz w:val="24"/>
                <w:szCs w:val="24"/>
              </w:rPr>
            </w:pPr>
          </w:p>
        </w:tc>
      </w:tr>
      <w:tr w:rsidR="00D81FB6" w14:paraId="1B25CCEE" w14:textId="77777777" w:rsidTr="00A95799">
        <w:trPr>
          <w:trHeight w:val="760"/>
          <w:jc w:val="center"/>
        </w:trPr>
        <w:tc>
          <w:tcPr>
            <w:tcW w:w="846" w:type="dxa"/>
            <w:vAlign w:val="center"/>
          </w:tcPr>
          <w:p w14:paraId="58332F38"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45" w:author="Lab RPL" w:date="2025-11-25T11:15:00Z">
                  <w:rPr>
                    <w:rFonts w:ascii="Times New Roman" w:hAnsi="Times New Roman" w:cs="Times New Roman"/>
                    <w:b/>
                    <w:bCs/>
                    <w:sz w:val="24"/>
                    <w:szCs w:val="24"/>
                  </w:rPr>
                </w:rPrChange>
              </w:rPr>
              <w:pPrChange w:id="46" w:author="Lab RPL" w:date="2025-11-25T11:15:00Z">
                <w:pPr>
                  <w:jc w:val="center"/>
                </w:pPr>
              </w:pPrChange>
            </w:pPr>
          </w:p>
        </w:tc>
        <w:tc>
          <w:tcPr>
            <w:tcW w:w="1984" w:type="dxa"/>
            <w:vAlign w:val="center"/>
          </w:tcPr>
          <w:p w14:paraId="3EA7498A"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2BD16F0" w14:textId="77777777" w:rsidR="00D81FB6" w:rsidRDefault="00D81FB6" w:rsidP="00A95799">
            <w:pPr>
              <w:jc w:val="center"/>
              <w:rPr>
                <w:rFonts w:ascii="Times New Roman" w:hAnsi="Times New Roman" w:cs="Times New Roman"/>
                <w:b/>
                <w:bCs/>
                <w:sz w:val="24"/>
                <w:szCs w:val="24"/>
              </w:rPr>
            </w:pPr>
          </w:p>
        </w:tc>
      </w:tr>
      <w:tr w:rsidR="00D81FB6" w14:paraId="72888AA7" w14:textId="77777777" w:rsidTr="00A95799">
        <w:trPr>
          <w:trHeight w:val="760"/>
          <w:jc w:val="center"/>
        </w:trPr>
        <w:tc>
          <w:tcPr>
            <w:tcW w:w="846" w:type="dxa"/>
            <w:vAlign w:val="center"/>
          </w:tcPr>
          <w:p w14:paraId="3948C9D2"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47" w:author="Lab RPL" w:date="2025-11-25T11:15:00Z">
                  <w:rPr>
                    <w:rFonts w:ascii="Times New Roman" w:hAnsi="Times New Roman" w:cs="Times New Roman"/>
                    <w:b/>
                    <w:bCs/>
                    <w:sz w:val="24"/>
                    <w:szCs w:val="24"/>
                  </w:rPr>
                </w:rPrChange>
              </w:rPr>
              <w:pPrChange w:id="48" w:author="Lab RPL" w:date="2025-11-25T11:15:00Z">
                <w:pPr>
                  <w:jc w:val="center"/>
                </w:pPr>
              </w:pPrChange>
            </w:pPr>
          </w:p>
        </w:tc>
        <w:tc>
          <w:tcPr>
            <w:tcW w:w="1984" w:type="dxa"/>
            <w:vAlign w:val="center"/>
          </w:tcPr>
          <w:p w14:paraId="387351BC"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B1367F9" w14:textId="77777777" w:rsidR="00D81FB6" w:rsidRDefault="00D81FB6" w:rsidP="00A95799">
            <w:pPr>
              <w:jc w:val="center"/>
              <w:rPr>
                <w:rFonts w:ascii="Times New Roman" w:hAnsi="Times New Roman" w:cs="Times New Roman"/>
                <w:b/>
                <w:bCs/>
                <w:sz w:val="24"/>
                <w:szCs w:val="24"/>
              </w:rPr>
            </w:pPr>
          </w:p>
        </w:tc>
      </w:tr>
      <w:tr w:rsidR="00D81FB6" w14:paraId="12452BDA" w14:textId="77777777" w:rsidTr="00A95799">
        <w:trPr>
          <w:trHeight w:val="760"/>
          <w:jc w:val="center"/>
        </w:trPr>
        <w:tc>
          <w:tcPr>
            <w:tcW w:w="846" w:type="dxa"/>
            <w:vAlign w:val="center"/>
          </w:tcPr>
          <w:p w14:paraId="517CB6F5"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49" w:author="Lab RPL" w:date="2025-11-25T11:15:00Z">
                  <w:rPr>
                    <w:rFonts w:ascii="Times New Roman" w:hAnsi="Times New Roman" w:cs="Times New Roman"/>
                    <w:b/>
                    <w:bCs/>
                    <w:sz w:val="24"/>
                    <w:szCs w:val="24"/>
                  </w:rPr>
                </w:rPrChange>
              </w:rPr>
              <w:pPrChange w:id="50" w:author="Lab RPL" w:date="2025-11-25T11:15:00Z">
                <w:pPr>
                  <w:jc w:val="center"/>
                </w:pPr>
              </w:pPrChange>
            </w:pPr>
          </w:p>
        </w:tc>
        <w:tc>
          <w:tcPr>
            <w:tcW w:w="1984" w:type="dxa"/>
            <w:vAlign w:val="center"/>
          </w:tcPr>
          <w:p w14:paraId="3883BA3C"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08C527C" w14:textId="77777777" w:rsidR="00D81FB6" w:rsidRDefault="00D81FB6" w:rsidP="00A95799">
            <w:pPr>
              <w:jc w:val="center"/>
              <w:rPr>
                <w:rFonts w:ascii="Times New Roman" w:hAnsi="Times New Roman" w:cs="Times New Roman"/>
                <w:b/>
                <w:bCs/>
                <w:sz w:val="24"/>
                <w:szCs w:val="24"/>
              </w:rPr>
            </w:pPr>
          </w:p>
        </w:tc>
      </w:tr>
      <w:tr w:rsidR="00D81FB6" w14:paraId="71FF12FA" w14:textId="77777777" w:rsidTr="00A95799">
        <w:trPr>
          <w:trHeight w:val="760"/>
          <w:jc w:val="center"/>
        </w:trPr>
        <w:tc>
          <w:tcPr>
            <w:tcW w:w="846" w:type="dxa"/>
            <w:vAlign w:val="center"/>
          </w:tcPr>
          <w:p w14:paraId="7888A215"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51" w:author="Lab RPL" w:date="2025-11-25T11:15:00Z">
                  <w:rPr>
                    <w:rFonts w:ascii="Times New Roman" w:hAnsi="Times New Roman" w:cs="Times New Roman"/>
                    <w:b/>
                    <w:bCs/>
                    <w:sz w:val="24"/>
                    <w:szCs w:val="24"/>
                  </w:rPr>
                </w:rPrChange>
              </w:rPr>
              <w:pPrChange w:id="52" w:author="Lab RPL" w:date="2025-11-25T11:15:00Z">
                <w:pPr>
                  <w:jc w:val="center"/>
                </w:pPr>
              </w:pPrChange>
            </w:pPr>
          </w:p>
        </w:tc>
        <w:tc>
          <w:tcPr>
            <w:tcW w:w="1984" w:type="dxa"/>
            <w:vAlign w:val="center"/>
          </w:tcPr>
          <w:p w14:paraId="2CBEFB0A"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5B16867" w14:textId="77777777" w:rsidR="00D81FB6" w:rsidRDefault="00D81FB6" w:rsidP="00A95799">
            <w:pPr>
              <w:jc w:val="center"/>
              <w:rPr>
                <w:rFonts w:ascii="Times New Roman" w:hAnsi="Times New Roman" w:cs="Times New Roman"/>
                <w:b/>
                <w:bCs/>
                <w:sz w:val="24"/>
                <w:szCs w:val="24"/>
              </w:rPr>
            </w:pPr>
          </w:p>
        </w:tc>
      </w:tr>
      <w:tr w:rsidR="00D81FB6" w14:paraId="164C91A4" w14:textId="77777777" w:rsidTr="00A95799">
        <w:trPr>
          <w:trHeight w:val="760"/>
          <w:jc w:val="center"/>
        </w:trPr>
        <w:tc>
          <w:tcPr>
            <w:tcW w:w="846" w:type="dxa"/>
            <w:vAlign w:val="center"/>
          </w:tcPr>
          <w:p w14:paraId="7702F18F"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53" w:author="Lab RPL" w:date="2025-11-25T11:15:00Z">
                  <w:rPr>
                    <w:rFonts w:ascii="Times New Roman" w:hAnsi="Times New Roman" w:cs="Times New Roman"/>
                    <w:b/>
                    <w:bCs/>
                    <w:sz w:val="24"/>
                    <w:szCs w:val="24"/>
                  </w:rPr>
                </w:rPrChange>
              </w:rPr>
              <w:pPrChange w:id="54" w:author="Lab RPL" w:date="2025-11-25T11:15:00Z">
                <w:pPr>
                  <w:jc w:val="center"/>
                </w:pPr>
              </w:pPrChange>
            </w:pPr>
          </w:p>
        </w:tc>
        <w:tc>
          <w:tcPr>
            <w:tcW w:w="1984" w:type="dxa"/>
            <w:vAlign w:val="center"/>
          </w:tcPr>
          <w:p w14:paraId="46F9FC6D"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7F55B6A3" w14:textId="77777777" w:rsidR="00D81FB6" w:rsidRDefault="00D81FB6" w:rsidP="00A95799">
            <w:pPr>
              <w:jc w:val="center"/>
              <w:rPr>
                <w:rFonts w:ascii="Times New Roman" w:hAnsi="Times New Roman" w:cs="Times New Roman"/>
                <w:b/>
                <w:bCs/>
                <w:sz w:val="24"/>
                <w:szCs w:val="24"/>
              </w:rPr>
            </w:pPr>
          </w:p>
        </w:tc>
      </w:tr>
      <w:tr w:rsidR="00D81FB6" w14:paraId="759E8676" w14:textId="77777777" w:rsidTr="00A95799">
        <w:trPr>
          <w:trHeight w:val="760"/>
          <w:jc w:val="center"/>
        </w:trPr>
        <w:tc>
          <w:tcPr>
            <w:tcW w:w="846" w:type="dxa"/>
            <w:vAlign w:val="center"/>
          </w:tcPr>
          <w:p w14:paraId="283BF6A4"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55" w:author="Lab RPL" w:date="2025-11-25T11:15:00Z">
                  <w:rPr>
                    <w:rFonts w:ascii="Times New Roman" w:hAnsi="Times New Roman" w:cs="Times New Roman"/>
                    <w:b/>
                    <w:bCs/>
                    <w:sz w:val="24"/>
                    <w:szCs w:val="24"/>
                  </w:rPr>
                </w:rPrChange>
              </w:rPr>
              <w:pPrChange w:id="56" w:author="Lab RPL" w:date="2025-11-25T11:15:00Z">
                <w:pPr>
                  <w:jc w:val="center"/>
                </w:pPr>
              </w:pPrChange>
            </w:pPr>
          </w:p>
        </w:tc>
        <w:tc>
          <w:tcPr>
            <w:tcW w:w="1984" w:type="dxa"/>
            <w:vAlign w:val="center"/>
          </w:tcPr>
          <w:p w14:paraId="1F71B04C"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6785085B" w14:textId="77777777" w:rsidR="00D81FB6" w:rsidRDefault="00D81FB6" w:rsidP="00A95799">
            <w:pPr>
              <w:jc w:val="center"/>
              <w:rPr>
                <w:rFonts w:ascii="Times New Roman" w:hAnsi="Times New Roman" w:cs="Times New Roman"/>
                <w:b/>
                <w:bCs/>
                <w:sz w:val="24"/>
                <w:szCs w:val="24"/>
              </w:rPr>
            </w:pPr>
          </w:p>
        </w:tc>
      </w:tr>
      <w:tr w:rsidR="00D81FB6" w14:paraId="3373C090" w14:textId="77777777" w:rsidTr="00A95799">
        <w:trPr>
          <w:trHeight w:val="760"/>
          <w:jc w:val="center"/>
        </w:trPr>
        <w:tc>
          <w:tcPr>
            <w:tcW w:w="846" w:type="dxa"/>
            <w:vAlign w:val="center"/>
          </w:tcPr>
          <w:p w14:paraId="07EC0FE0"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57" w:author="Lab RPL" w:date="2025-11-25T11:15:00Z">
                  <w:rPr>
                    <w:rFonts w:ascii="Times New Roman" w:hAnsi="Times New Roman" w:cs="Times New Roman"/>
                    <w:b/>
                    <w:bCs/>
                    <w:sz w:val="24"/>
                    <w:szCs w:val="24"/>
                  </w:rPr>
                </w:rPrChange>
              </w:rPr>
              <w:pPrChange w:id="58" w:author="Lab RPL" w:date="2025-11-25T11:15:00Z">
                <w:pPr>
                  <w:jc w:val="center"/>
                </w:pPr>
              </w:pPrChange>
            </w:pPr>
          </w:p>
        </w:tc>
        <w:tc>
          <w:tcPr>
            <w:tcW w:w="1984" w:type="dxa"/>
            <w:vAlign w:val="center"/>
          </w:tcPr>
          <w:p w14:paraId="0629C484"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B64C204" w14:textId="77777777" w:rsidR="00D81FB6" w:rsidRDefault="00D81FB6" w:rsidP="00A95799">
            <w:pPr>
              <w:jc w:val="center"/>
              <w:rPr>
                <w:rFonts w:ascii="Times New Roman" w:hAnsi="Times New Roman" w:cs="Times New Roman"/>
                <w:b/>
                <w:bCs/>
                <w:sz w:val="24"/>
                <w:szCs w:val="24"/>
              </w:rPr>
            </w:pPr>
          </w:p>
        </w:tc>
      </w:tr>
      <w:tr w:rsidR="00D81FB6" w14:paraId="5162308E" w14:textId="77777777" w:rsidTr="00A95799">
        <w:trPr>
          <w:trHeight w:val="760"/>
          <w:jc w:val="center"/>
        </w:trPr>
        <w:tc>
          <w:tcPr>
            <w:tcW w:w="846" w:type="dxa"/>
            <w:vAlign w:val="center"/>
          </w:tcPr>
          <w:p w14:paraId="4FF8EB39"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59" w:author="Lab RPL" w:date="2025-11-25T11:15:00Z">
                  <w:rPr>
                    <w:rFonts w:ascii="Times New Roman" w:hAnsi="Times New Roman" w:cs="Times New Roman"/>
                    <w:b/>
                    <w:bCs/>
                    <w:sz w:val="24"/>
                    <w:szCs w:val="24"/>
                  </w:rPr>
                </w:rPrChange>
              </w:rPr>
              <w:pPrChange w:id="60" w:author="Lab RPL" w:date="2025-11-25T11:15:00Z">
                <w:pPr>
                  <w:jc w:val="center"/>
                </w:pPr>
              </w:pPrChange>
            </w:pPr>
          </w:p>
        </w:tc>
        <w:tc>
          <w:tcPr>
            <w:tcW w:w="1984" w:type="dxa"/>
            <w:vAlign w:val="center"/>
          </w:tcPr>
          <w:p w14:paraId="1B64DA54"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7187C38" w14:textId="77777777" w:rsidR="00D81FB6" w:rsidRDefault="00D81FB6" w:rsidP="00A95799">
            <w:pPr>
              <w:jc w:val="center"/>
              <w:rPr>
                <w:rFonts w:ascii="Times New Roman" w:hAnsi="Times New Roman" w:cs="Times New Roman"/>
                <w:b/>
                <w:bCs/>
                <w:sz w:val="24"/>
                <w:szCs w:val="24"/>
              </w:rPr>
            </w:pPr>
          </w:p>
        </w:tc>
      </w:tr>
      <w:tr w:rsidR="00D81FB6" w14:paraId="4749E873" w14:textId="77777777" w:rsidTr="00A95799">
        <w:trPr>
          <w:trHeight w:val="760"/>
          <w:jc w:val="center"/>
        </w:trPr>
        <w:tc>
          <w:tcPr>
            <w:tcW w:w="846" w:type="dxa"/>
            <w:vAlign w:val="center"/>
          </w:tcPr>
          <w:p w14:paraId="2543522D"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61" w:author="Lab RPL" w:date="2025-11-25T11:15:00Z">
                  <w:rPr>
                    <w:rFonts w:ascii="Times New Roman" w:hAnsi="Times New Roman" w:cs="Times New Roman"/>
                    <w:b/>
                    <w:bCs/>
                    <w:sz w:val="24"/>
                    <w:szCs w:val="24"/>
                  </w:rPr>
                </w:rPrChange>
              </w:rPr>
              <w:pPrChange w:id="62" w:author="Lab RPL" w:date="2025-11-25T11:15:00Z">
                <w:pPr>
                  <w:jc w:val="center"/>
                </w:pPr>
              </w:pPrChange>
            </w:pPr>
          </w:p>
        </w:tc>
        <w:tc>
          <w:tcPr>
            <w:tcW w:w="1984" w:type="dxa"/>
            <w:vAlign w:val="center"/>
          </w:tcPr>
          <w:p w14:paraId="22B4415F"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783C95C0" w14:textId="77777777" w:rsidR="00D81FB6" w:rsidRDefault="00D81FB6" w:rsidP="00A95799">
            <w:pPr>
              <w:jc w:val="center"/>
              <w:rPr>
                <w:rFonts w:ascii="Times New Roman" w:hAnsi="Times New Roman" w:cs="Times New Roman"/>
                <w:b/>
                <w:bCs/>
                <w:sz w:val="24"/>
                <w:szCs w:val="24"/>
              </w:rPr>
            </w:pPr>
          </w:p>
        </w:tc>
      </w:tr>
      <w:tr w:rsidR="00D81FB6" w14:paraId="5B4720BB" w14:textId="77777777" w:rsidTr="00A95799">
        <w:trPr>
          <w:trHeight w:val="760"/>
          <w:jc w:val="center"/>
        </w:trPr>
        <w:tc>
          <w:tcPr>
            <w:tcW w:w="846" w:type="dxa"/>
            <w:vAlign w:val="center"/>
          </w:tcPr>
          <w:p w14:paraId="7B99D65B"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63" w:author="Lab RPL" w:date="2025-11-25T11:15:00Z">
                  <w:rPr>
                    <w:rFonts w:ascii="Times New Roman" w:hAnsi="Times New Roman" w:cs="Times New Roman"/>
                    <w:b/>
                    <w:bCs/>
                    <w:sz w:val="24"/>
                    <w:szCs w:val="24"/>
                  </w:rPr>
                </w:rPrChange>
              </w:rPr>
              <w:pPrChange w:id="64" w:author="Lab RPL" w:date="2025-11-25T11:15:00Z">
                <w:pPr>
                  <w:jc w:val="center"/>
                </w:pPr>
              </w:pPrChange>
            </w:pPr>
          </w:p>
        </w:tc>
        <w:tc>
          <w:tcPr>
            <w:tcW w:w="1984" w:type="dxa"/>
            <w:vAlign w:val="center"/>
          </w:tcPr>
          <w:p w14:paraId="57C16CA6"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3272056E" w14:textId="77777777" w:rsidR="00D81FB6" w:rsidRDefault="00D81FB6" w:rsidP="00A95799">
            <w:pPr>
              <w:jc w:val="center"/>
              <w:rPr>
                <w:rFonts w:ascii="Times New Roman" w:hAnsi="Times New Roman" w:cs="Times New Roman"/>
                <w:b/>
                <w:bCs/>
                <w:sz w:val="24"/>
                <w:szCs w:val="24"/>
              </w:rPr>
            </w:pPr>
          </w:p>
        </w:tc>
      </w:tr>
      <w:tr w:rsidR="00D81FB6" w14:paraId="0D611F4A" w14:textId="77777777" w:rsidTr="00A95799">
        <w:trPr>
          <w:trHeight w:val="760"/>
          <w:jc w:val="center"/>
        </w:trPr>
        <w:tc>
          <w:tcPr>
            <w:tcW w:w="846" w:type="dxa"/>
            <w:vAlign w:val="center"/>
          </w:tcPr>
          <w:p w14:paraId="61E9E97C"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65" w:author="Lab RPL" w:date="2025-11-25T11:15:00Z">
                  <w:rPr>
                    <w:rFonts w:ascii="Times New Roman" w:hAnsi="Times New Roman" w:cs="Times New Roman"/>
                    <w:b/>
                    <w:bCs/>
                    <w:sz w:val="24"/>
                    <w:szCs w:val="24"/>
                  </w:rPr>
                </w:rPrChange>
              </w:rPr>
              <w:pPrChange w:id="66" w:author="Lab RPL" w:date="2025-11-25T11:15:00Z">
                <w:pPr>
                  <w:jc w:val="center"/>
                </w:pPr>
              </w:pPrChange>
            </w:pPr>
          </w:p>
        </w:tc>
        <w:tc>
          <w:tcPr>
            <w:tcW w:w="1984" w:type="dxa"/>
            <w:vAlign w:val="center"/>
          </w:tcPr>
          <w:p w14:paraId="65AF29B0"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BDF3782" w14:textId="77777777" w:rsidR="00D81FB6" w:rsidRDefault="00D81FB6" w:rsidP="00A95799">
            <w:pPr>
              <w:jc w:val="center"/>
              <w:rPr>
                <w:rFonts w:ascii="Times New Roman" w:hAnsi="Times New Roman" w:cs="Times New Roman"/>
                <w:b/>
                <w:bCs/>
                <w:sz w:val="24"/>
                <w:szCs w:val="24"/>
              </w:rPr>
            </w:pPr>
          </w:p>
        </w:tc>
      </w:tr>
      <w:tr w:rsidR="00D81FB6" w14:paraId="0D331326" w14:textId="77777777" w:rsidTr="00A95799">
        <w:trPr>
          <w:trHeight w:val="760"/>
          <w:jc w:val="center"/>
        </w:trPr>
        <w:tc>
          <w:tcPr>
            <w:tcW w:w="846" w:type="dxa"/>
            <w:vAlign w:val="center"/>
          </w:tcPr>
          <w:p w14:paraId="411E00D2"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67" w:author="Lab RPL" w:date="2025-11-25T11:17:00Z">
                  <w:rPr>
                    <w:rFonts w:ascii="Times New Roman" w:hAnsi="Times New Roman" w:cs="Times New Roman"/>
                    <w:b/>
                    <w:bCs/>
                    <w:sz w:val="24"/>
                    <w:szCs w:val="24"/>
                  </w:rPr>
                </w:rPrChange>
              </w:rPr>
              <w:pPrChange w:id="68" w:author="Lab RPL" w:date="2025-11-25T11:17:00Z">
                <w:pPr>
                  <w:jc w:val="center"/>
                </w:pPr>
              </w:pPrChange>
            </w:pPr>
          </w:p>
        </w:tc>
        <w:tc>
          <w:tcPr>
            <w:tcW w:w="1984" w:type="dxa"/>
            <w:vAlign w:val="center"/>
          </w:tcPr>
          <w:p w14:paraId="3712580C"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55C8A371" w14:textId="77777777" w:rsidR="00D81FB6" w:rsidRDefault="00D81FB6" w:rsidP="00A95799">
            <w:pPr>
              <w:jc w:val="center"/>
              <w:rPr>
                <w:rFonts w:ascii="Times New Roman" w:hAnsi="Times New Roman" w:cs="Times New Roman"/>
                <w:b/>
                <w:bCs/>
                <w:sz w:val="24"/>
                <w:szCs w:val="24"/>
              </w:rPr>
            </w:pPr>
          </w:p>
        </w:tc>
      </w:tr>
      <w:tr w:rsidR="00D81FB6" w14:paraId="31D99CCC" w14:textId="77777777" w:rsidTr="00A95799">
        <w:trPr>
          <w:trHeight w:val="760"/>
          <w:jc w:val="center"/>
        </w:trPr>
        <w:tc>
          <w:tcPr>
            <w:tcW w:w="846" w:type="dxa"/>
            <w:vAlign w:val="center"/>
          </w:tcPr>
          <w:p w14:paraId="4C23BB2E"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69" w:author="Lab RPL" w:date="2025-11-25T11:17:00Z">
                  <w:rPr>
                    <w:rFonts w:ascii="Times New Roman" w:hAnsi="Times New Roman" w:cs="Times New Roman"/>
                    <w:b/>
                    <w:bCs/>
                    <w:sz w:val="24"/>
                    <w:szCs w:val="24"/>
                  </w:rPr>
                </w:rPrChange>
              </w:rPr>
              <w:pPrChange w:id="70" w:author="Lab RPL" w:date="2025-11-25T11:17:00Z">
                <w:pPr>
                  <w:jc w:val="center"/>
                </w:pPr>
              </w:pPrChange>
            </w:pPr>
          </w:p>
        </w:tc>
        <w:tc>
          <w:tcPr>
            <w:tcW w:w="1984" w:type="dxa"/>
            <w:vAlign w:val="center"/>
          </w:tcPr>
          <w:p w14:paraId="11D0A89C"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CE1146F" w14:textId="77777777" w:rsidR="00D81FB6" w:rsidRDefault="00D81FB6" w:rsidP="00A95799">
            <w:pPr>
              <w:jc w:val="center"/>
              <w:rPr>
                <w:rFonts w:ascii="Times New Roman" w:hAnsi="Times New Roman" w:cs="Times New Roman"/>
                <w:b/>
                <w:bCs/>
                <w:sz w:val="24"/>
                <w:szCs w:val="24"/>
              </w:rPr>
            </w:pPr>
          </w:p>
        </w:tc>
      </w:tr>
      <w:tr w:rsidR="00D81FB6" w14:paraId="3433F3EA" w14:textId="77777777" w:rsidTr="00A95799">
        <w:trPr>
          <w:trHeight w:val="760"/>
          <w:jc w:val="center"/>
        </w:trPr>
        <w:tc>
          <w:tcPr>
            <w:tcW w:w="846" w:type="dxa"/>
            <w:vAlign w:val="center"/>
          </w:tcPr>
          <w:p w14:paraId="4F45AB84"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71" w:author="Lab RPL" w:date="2025-11-25T11:17:00Z">
                  <w:rPr>
                    <w:rFonts w:ascii="Times New Roman" w:hAnsi="Times New Roman" w:cs="Times New Roman"/>
                    <w:b/>
                    <w:bCs/>
                    <w:sz w:val="24"/>
                    <w:szCs w:val="24"/>
                  </w:rPr>
                </w:rPrChange>
              </w:rPr>
              <w:pPrChange w:id="72" w:author="Lab RPL" w:date="2025-11-25T11:17:00Z">
                <w:pPr>
                  <w:jc w:val="center"/>
                </w:pPr>
              </w:pPrChange>
            </w:pPr>
          </w:p>
        </w:tc>
        <w:tc>
          <w:tcPr>
            <w:tcW w:w="1984" w:type="dxa"/>
            <w:vAlign w:val="center"/>
          </w:tcPr>
          <w:p w14:paraId="3ED1D7A5"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134AB5FA" w14:textId="77777777" w:rsidR="00D81FB6" w:rsidRDefault="00D81FB6" w:rsidP="00A95799">
            <w:pPr>
              <w:jc w:val="center"/>
              <w:rPr>
                <w:rFonts w:ascii="Times New Roman" w:hAnsi="Times New Roman" w:cs="Times New Roman"/>
                <w:b/>
                <w:bCs/>
                <w:sz w:val="24"/>
                <w:szCs w:val="24"/>
              </w:rPr>
            </w:pPr>
          </w:p>
        </w:tc>
      </w:tr>
      <w:tr w:rsidR="00D81FB6" w14:paraId="59AA635C" w14:textId="77777777" w:rsidTr="00A95799">
        <w:trPr>
          <w:trHeight w:val="760"/>
          <w:jc w:val="center"/>
        </w:trPr>
        <w:tc>
          <w:tcPr>
            <w:tcW w:w="846" w:type="dxa"/>
            <w:vAlign w:val="center"/>
          </w:tcPr>
          <w:p w14:paraId="393078F4"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73" w:author="Lab RPL" w:date="2025-11-25T11:17:00Z">
                  <w:rPr>
                    <w:rFonts w:ascii="Times New Roman" w:hAnsi="Times New Roman" w:cs="Times New Roman"/>
                    <w:b/>
                    <w:bCs/>
                    <w:sz w:val="24"/>
                    <w:szCs w:val="24"/>
                  </w:rPr>
                </w:rPrChange>
              </w:rPr>
              <w:pPrChange w:id="74" w:author="Lab RPL" w:date="2025-11-25T11:17:00Z">
                <w:pPr>
                  <w:jc w:val="center"/>
                </w:pPr>
              </w:pPrChange>
            </w:pPr>
          </w:p>
        </w:tc>
        <w:tc>
          <w:tcPr>
            <w:tcW w:w="1984" w:type="dxa"/>
            <w:vAlign w:val="center"/>
          </w:tcPr>
          <w:p w14:paraId="139D0CD3"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B01A883" w14:textId="77777777" w:rsidR="00D81FB6" w:rsidRDefault="00D81FB6" w:rsidP="00A95799">
            <w:pPr>
              <w:jc w:val="center"/>
              <w:rPr>
                <w:rFonts w:ascii="Times New Roman" w:hAnsi="Times New Roman" w:cs="Times New Roman"/>
                <w:b/>
                <w:bCs/>
                <w:sz w:val="24"/>
                <w:szCs w:val="24"/>
              </w:rPr>
            </w:pPr>
          </w:p>
        </w:tc>
      </w:tr>
      <w:tr w:rsidR="00D81FB6" w14:paraId="11693F2A" w14:textId="77777777" w:rsidTr="00A95799">
        <w:trPr>
          <w:trHeight w:val="760"/>
          <w:jc w:val="center"/>
        </w:trPr>
        <w:tc>
          <w:tcPr>
            <w:tcW w:w="846" w:type="dxa"/>
            <w:vAlign w:val="center"/>
          </w:tcPr>
          <w:p w14:paraId="54D895FB"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75" w:author="Lab RPL" w:date="2025-11-25T11:17:00Z">
                  <w:rPr>
                    <w:rFonts w:ascii="Times New Roman" w:hAnsi="Times New Roman" w:cs="Times New Roman"/>
                    <w:b/>
                    <w:bCs/>
                    <w:sz w:val="24"/>
                    <w:szCs w:val="24"/>
                  </w:rPr>
                </w:rPrChange>
              </w:rPr>
              <w:pPrChange w:id="76" w:author="Lab RPL" w:date="2025-11-25T11:17:00Z">
                <w:pPr>
                  <w:jc w:val="center"/>
                </w:pPr>
              </w:pPrChange>
            </w:pPr>
          </w:p>
        </w:tc>
        <w:tc>
          <w:tcPr>
            <w:tcW w:w="1984" w:type="dxa"/>
            <w:vAlign w:val="center"/>
          </w:tcPr>
          <w:p w14:paraId="13FE9434"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28885673" w14:textId="77777777" w:rsidR="00D81FB6" w:rsidRDefault="00D81FB6" w:rsidP="00A95799">
            <w:pPr>
              <w:jc w:val="center"/>
              <w:rPr>
                <w:rFonts w:ascii="Times New Roman" w:hAnsi="Times New Roman" w:cs="Times New Roman"/>
                <w:b/>
                <w:bCs/>
                <w:sz w:val="24"/>
                <w:szCs w:val="24"/>
              </w:rPr>
            </w:pPr>
          </w:p>
        </w:tc>
      </w:tr>
      <w:tr w:rsidR="00D81FB6" w14:paraId="530D2A25" w14:textId="77777777" w:rsidTr="00A95799">
        <w:trPr>
          <w:trHeight w:val="760"/>
          <w:jc w:val="center"/>
        </w:trPr>
        <w:tc>
          <w:tcPr>
            <w:tcW w:w="846" w:type="dxa"/>
            <w:vAlign w:val="center"/>
          </w:tcPr>
          <w:p w14:paraId="6F6B8626"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77" w:author="Lab RPL" w:date="2025-11-25T11:17:00Z">
                  <w:rPr>
                    <w:rFonts w:ascii="Times New Roman" w:hAnsi="Times New Roman" w:cs="Times New Roman"/>
                    <w:b/>
                    <w:bCs/>
                    <w:sz w:val="24"/>
                    <w:szCs w:val="24"/>
                  </w:rPr>
                </w:rPrChange>
              </w:rPr>
              <w:pPrChange w:id="78" w:author="Lab RPL" w:date="2025-11-25T11:17:00Z">
                <w:pPr>
                  <w:jc w:val="center"/>
                </w:pPr>
              </w:pPrChange>
            </w:pPr>
          </w:p>
        </w:tc>
        <w:tc>
          <w:tcPr>
            <w:tcW w:w="1984" w:type="dxa"/>
            <w:vAlign w:val="center"/>
          </w:tcPr>
          <w:p w14:paraId="0B064616"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ABB6B39" w14:textId="77777777" w:rsidR="00D81FB6" w:rsidRDefault="00D81FB6" w:rsidP="00A95799">
            <w:pPr>
              <w:jc w:val="center"/>
              <w:rPr>
                <w:rFonts w:ascii="Times New Roman" w:hAnsi="Times New Roman" w:cs="Times New Roman"/>
                <w:b/>
                <w:bCs/>
                <w:sz w:val="24"/>
                <w:szCs w:val="24"/>
              </w:rPr>
            </w:pPr>
          </w:p>
        </w:tc>
      </w:tr>
      <w:tr w:rsidR="00D81FB6" w14:paraId="01C193EC" w14:textId="77777777" w:rsidTr="00A95799">
        <w:trPr>
          <w:trHeight w:val="760"/>
          <w:jc w:val="center"/>
        </w:trPr>
        <w:tc>
          <w:tcPr>
            <w:tcW w:w="846" w:type="dxa"/>
            <w:vAlign w:val="center"/>
          </w:tcPr>
          <w:p w14:paraId="1FB5AAED"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79" w:author="Lab RPL" w:date="2025-11-25T11:17:00Z">
                  <w:rPr>
                    <w:rFonts w:ascii="Times New Roman" w:hAnsi="Times New Roman" w:cs="Times New Roman"/>
                    <w:b/>
                    <w:bCs/>
                    <w:sz w:val="24"/>
                    <w:szCs w:val="24"/>
                  </w:rPr>
                </w:rPrChange>
              </w:rPr>
              <w:pPrChange w:id="80" w:author="Lab RPL" w:date="2025-11-25T11:17:00Z">
                <w:pPr>
                  <w:jc w:val="center"/>
                </w:pPr>
              </w:pPrChange>
            </w:pPr>
          </w:p>
        </w:tc>
        <w:tc>
          <w:tcPr>
            <w:tcW w:w="1984" w:type="dxa"/>
            <w:vAlign w:val="center"/>
          </w:tcPr>
          <w:p w14:paraId="176AFC93"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7E6848E6" w14:textId="77777777" w:rsidR="00D81FB6" w:rsidRDefault="00D81FB6" w:rsidP="00A95799">
            <w:pPr>
              <w:jc w:val="center"/>
              <w:rPr>
                <w:rFonts w:ascii="Times New Roman" w:hAnsi="Times New Roman" w:cs="Times New Roman"/>
                <w:b/>
                <w:bCs/>
                <w:sz w:val="24"/>
                <w:szCs w:val="24"/>
              </w:rPr>
            </w:pPr>
          </w:p>
        </w:tc>
      </w:tr>
      <w:tr w:rsidR="00D81FB6" w14:paraId="50A586D9" w14:textId="77777777" w:rsidTr="00A95799">
        <w:trPr>
          <w:trHeight w:val="760"/>
          <w:jc w:val="center"/>
        </w:trPr>
        <w:tc>
          <w:tcPr>
            <w:tcW w:w="846" w:type="dxa"/>
            <w:vAlign w:val="center"/>
          </w:tcPr>
          <w:p w14:paraId="4039EA76"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81" w:author="Lab RPL" w:date="2025-11-25T11:17:00Z">
                  <w:rPr>
                    <w:rFonts w:ascii="Times New Roman" w:hAnsi="Times New Roman" w:cs="Times New Roman"/>
                    <w:b/>
                    <w:bCs/>
                    <w:sz w:val="24"/>
                    <w:szCs w:val="24"/>
                  </w:rPr>
                </w:rPrChange>
              </w:rPr>
              <w:pPrChange w:id="82" w:author="Lab RPL" w:date="2025-11-25T11:17:00Z">
                <w:pPr>
                  <w:jc w:val="center"/>
                </w:pPr>
              </w:pPrChange>
            </w:pPr>
          </w:p>
        </w:tc>
        <w:tc>
          <w:tcPr>
            <w:tcW w:w="1984" w:type="dxa"/>
            <w:vAlign w:val="center"/>
          </w:tcPr>
          <w:p w14:paraId="08E48E3B"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43312D59" w14:textId="77777777" w:rsidR="00D81FB6" w:rsidRDefault="00D81FB6" w:rsidP="00A95799">
            <w:pPr>
              <w:jc w:val="center"/>
              <w:rPr>
                <w:rFonts w:ascii="Times New Roman" w:hAnsi="Times New Roman" w:cs="Times New Roman"/>
                <w:b/>
                <w:bCs/>
                <w:sz w:val="24"/>
                <w:szCs w:val="24"/>
              </w:rPr>
            </w:pPr>
          </w:p>
        </w:tc>
      </w:tr>
      <w:tr w:rsidR="00D81FB6" w14:paraId="15A855C5" w14:textId="77777777" w:rsidTr="00A95799">
        <w:trPr>
          <w:trHeight w:val="760"/>
          <w:jc w:val="center"/>
        </w:trPr>
        <w:tc>
          <w:tcPr>
            <w:tcW w:w="846" w:type="dxa"/>
            <w:vAlign w:val="center"/>
          </w:tcPr>
          <w:p w14:paraId="568381F7"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83" w:author="Lab RPL" w:date="2025-11-25T11:17:00Z">
                  <w:rPr>
                    <w:rFonts w:ascii="Times New Roman" w:hAnsi="Times New Roman" w:cs="Times New Roman"/>
                    <w:b/>
                    <w:bCs/>
                    <w:sz w:val="24"/>
                    <w:szCs w:val="24"/>
                  </w:rPr>
                </w:rPrChange>
              </w:rPr>
              <w:pPrChange w:id="84" w:author="Lab RPL" w:date="2025-11-25T11:17:00Z">
                <w:pPr>
                  <w:jc w:val="center"/>
                </w:pPr>
              </w:pPrChange>
            </w:pPr>
          </w:p>
        </w:tc>
        <w:tc>
          <w:tcPr>
            <w:tcW w:w="1984" w:type="dxa"/>
            <w:vAlign w:val="center"/>
          </w:tcPr>
          <w:p w14:paraId="0E1DCEF4"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28992189" w14:textId="77777777" w:rsidR="00D81FB6" w:rsidRDefault="00D81FB6" w:rsidP="00A95799">
            <w:pPr>
              <w:jc w:val="center"/>
              <w:rPr>
                <w:rFonts w:ascii="Times New Roman" w:hAnsi="Times New Roman" w:cs="Times New Roman"/>
                <w:b/>
                <w:bCs/>
                <w:sz w:val="24"/>
                <w:szCs w:val="24"/>
              </w:rPr>
            </w:pPr>
          </w:p>
        </w:tc>
      </w:tr>
      <w:tr w:rsidR="00D81FB6" w14:paraId="5D74C9FC" w14:textId="77777777" w:rsidTr="00A95799">
        <w:trPr>
          <w:trHeight w:val="760"/>
          <w:jc w:val="center"/>
        </w:trPr>
        <w:tc>
          <w:tcPr>
            <w:tcW w:w="846" w:type="dxa"/>
            <w:vAlign w:val="center"/>
          </w:tcPr>
          <w:p w14:paraId="5E3BBD59"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85" w:author="Lab RPL" w:date="2025-11-25T11:17:00Z">
                  <w:rPr>
                    <w:rFonts w:ascii="Times New Roman" w:hAnsi="Times New Roman" w:cs="Times New Roman"/>
                    <w:b/>
                    <w:bCs/>
                    <w:sz w:val="24"/>
                    <w:szCs w:val="24"/>
                  </w:rPr>
                </w:rPrChange>
              </w:rPr>
              <w:pPrChange w:id="86" w:author="Lab RPL" w:date="2025-11-25T11:17:00Z">
                <w:pPr>
                  <w:jc w:val="center"/>
                </w:pPr>
              </w:pPrChange>
            </w:pPr>
          </w:p>
        </w:tc>
        <w:tc>
          <w:tcPr>
            <w:tcW w:w="1984" w:type="dxa"/>
            <w:vAlign w:val="center"/>
          </w:tcPr>
          <w:p w14:paraId="34DBFA5E"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7620A55D" w14:textId="77777777" w:rsidR="00D81FB6" w:rsidRDefault="00D81FB6" w:rsidP="00A95799">
            <w:pPr>
              <w:jc w:val="center"/>
              <w:rPr>
                <w:rFonts w:ascii="Times New Roman" w:hAnsi="Times New Roman" w:cs="Times New Roman"/>
                <w:b/>
                <w:bCs/>
                <w:sz w:val="24"/>
                <w:szCs w:val="24"/>
              </w:rPr>
            </w:pPr>
          </w:p>
        </w:tc>
      </w:tr>
      <w:tr w:rsidR="00D81FB6" w14:paraId="6DCB1D39" w14:textId="77777777" w:rsidTr="00A95799">
        <w:trPr>
          <w:trHeight w:val="760"/>
          <w:jc w:val="center"/>
        </w:trPr>
        <w:tc>
          <w:tcPr>
            <w:tcW w:w="846" w:type="dxa"/>
            <w:vAlign w:val="center"/>
          </w:tcPr>
          <w:p w14:paraId="287EE448"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87" w:author="Lab RPL" w:date="2025-11-25T11:17:00Z">
                  <w:rPr>
                    <w:rFonts w:ascii="Times New Roman" w:hAnsi="Times New Roman" w:cs="Times New Roman"/>
                    <w:b/>
                    <w:bCs/>
                    <w:sz w:val="24"/>
                    <w:szCs w:val="24"/>
                  </w:rPr>
                </w:rPrChange>
              </w:rPr>
              <w:pPrChange w:id="88" w:author="Lab RPL" w:date="2025-11-25T11:17:00Z">
                <w:pPr>
                  <w:jc w:val="center"/>
                </w:pPr>
              </w:pPrChange>
            </w:pPr>
          </w:p>
        </w:tc>
        <w:tc>
          <w:tcPr>
            <w:tcW w:w="1984" w:type="dxa"/>
            <w:vAlign w:val="center"/>
          </w:tcPr>
          <w:p w14:paraId="27086FAE"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09B131AB" w14:textId="77777777" w:rsidR="00D81FB6" w:rsidRDefault="00D81FB6" w:rsidP="00A95799">
            <w:pPr>
              <w:jc w:val="center"/>
              <w:rPr>
                <w:rFonts w:ascii="Times New Roman" w:hAnsi="Times New Roman" w:cs="Times New Roman"/>
                <w:b/>
                <w:bCs/>
                <w:sz w:val="24"/>
                <w:szCs w:val="24"/>
              </w:rPr>
            </w:pPr>
          </w:p>
        </w:tc>
      </w:tr>
      <w:tr w:rsidR="00D81FB6" w14:paraId="78E808E4" w14:textId="77777777" w:rsidTr="00A95799">
        <w:trPr>
          <w:trHeight w:val="760"/>
          <w:jc w:val="center"/>
        </w:trPr>
        <w:tc>
          <w:tcPr>
            <w:tcW w:w="846" w:type="dxa"/>
            <w:vAlign w:val="center"/>
          </w:tcPr>
          <w:p w14:paraId="242D0513"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89" w:author="Lab RPL" w:date="2025-11-25T11:17:00Z">
                  <w:rPr>
                    <w:rFonts w:ascii="Times New Roman" w:hAnsi="Times New Roman" w:cs="Times New Roman"/>
                    <w:b/>
                    <w:bCs/>
                    <w:sz w:val="24"/>
                    <w:szCs w:val="24"/>
                  </w:rPr>
                </w:rPrChange>
              </w:rPr>
              <w:pPrChange w:id="90" w:author="Lab RPL" w:date="2025-11-25T11:17:00Z">
                <w:pPr>
                  <w:jc w:val="center"/>
                </w:pPr>
              </w:pPrChange>
            </w:pPr>
          </w:p>
        </w:tc>
        <w:tc>
          <w:tcPr>
            <w:tcW w:w="1984" w:type="dxa"/>
            <w:vAlign w:val="center"/>
          </w:tcPr>
          <w:p w14:paraId="6E287CFF"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22502D56" w14:textId="77777777" w:rsidR="00D81FB6" w:rsidRDefault="00D81FB6" w:rsidP="00A95799">
            <w:pPr>
              <w:jc w:val="center"/>
              <w:rPr>
                <w:rFonts w:ascii="Times New Roman" w:hAnsi="Times New Roman" w:cs="Times New Roman"/>
                <w:b/>
                <w:bCs/>
                <w:sz w:val="24"/>
                <w:szCs w:val="24"/>
              </w:rPr>
            </w:pPr>
          </w:p>
        </w:tc>
      </w:tr>
      <w:tr w:rsidR="00D81FB6" w14:paraId="49CC6B8D" w14:textId="77777777" w:rsidTr="00A95799">
        <w:trPr>
          <w:trHeight w:val="760"/>
          <w:jc w:val="center"/>
        </w:trPr>
        <w:tc>
          <w:tcPr>
            <w:tcW w:w="846" w:type="dxa"/>
            <w:vAlign w:val="center"/>
          </w:tcPr>
          <w:p w14:paraId="78AA0C0F"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91" w:author="Lab RPL" w:date="2025-11-25T11:17:00Z">
                  <w:rPr>
                    <w:rFonts w:ascii="Times New Roman" w:hAnsi="Times New Roman" w:cs="Times New Roman"/>
                    <w:b/>
                    <w:bCs/>
                    <w:sz w:val="24"/>
                    <w:szCs w:val="24"/>
                  </w:rPr>
                </w:rPrChange>
              </w:rPr>
              <w:pPrChange w:id="92" w:author="Lab RPL" w:date="2025-11-25T11:17:00Z">
                <w:pPr>
                  <w:jc w:val="center"/>
                </w:pPr>
              </w:pPrChange>
            </w:pPr>
          </w:p>
        </w:tc>
        <w:tc>
          <w:tcPr>
            <w:tcW w:w="1984" w:type="dxa"/>
            <w:vAlign w:val="center"/>
          </w:tcPr>
          <w:p w14:paraId="2E9D97C2"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6ED3AE23" w14:textId="77777777" w:rsidR="00D81FB6" w:rsidRDefault="00D81FB6" w:rsidP="00A95799">
            <w:pPr>
              <w:jc w:val="center"/>
              <w:rPr>
                <w:rFonts w:ascii="Times New Roman" w:hAnsi="Times New Roman" w:cs="Times New Roman"/>
                <w:b/>
                <w:bCs/>
                <w:sz w:val="24"/>
                <w:szCs w:val="24"/>
              </w:rPr>
            </w:pPr>
          </w:p>
        </w:tc>
      </w:tr>
      <w:tr w:rsidR="00D81FB6" w14:paraId="0839C6D7" w14:textId="77777777" w:rsidTr="00A95799">
        <w:trPr>
          <w:trHeight w:val="760"/>
          <w:jc w:val="center"/>
        </w:trPr>
        <w:tc>
          <w:tcPr>
            <w:tcW w:w="846" w:type="dxa"/>
            <w:vAlign w:val="center"/>
          </w:tcPr>
          <w:p w14:paraId="4246DD5C"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93" w:author="Lab RPL" w:date="2025-11-25T11:17:00Z">
                  <w:rPr>
                    <w:rFonts w:ascii="Times New Roman" w:hAnsi="Times New Roman" w:cs="Times New Roman"/>
                    <w:b/>
                    <w:bCs/>
                    <w:sz w:val="24"/>
                    <w:szCs w:val="24"/>
                  </w:rPr>
                </w:rPrChange>
              </w:rPr>
              <w:pPrChange w:id="94" w:author="Lab RPL" w:date="2025-11-25T11:17:00Z">
                <w:pPr>
                  <w:jc w:val="center"/>
                </w:pPr>
              </w:pPrChange>
            </w:pPr>
          </w:p>
        </w:tc>
        <w:tc>
          <w:tcPr>
            <w:tcW w:w="1984" w:type="dxa"/>
            <w:vAlign w:val="center"/>
          </w:tcPr>
          <w:p w14:paraId="33A6E3CC"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247DC6A1" w14:textId="77777777" w:rsidR="00D81FB6" w:rsidRDefault="00D81FB6" w:rsidP="00A95799">
            <w:pPr>
              <w:jc w:val="center"/>
              <w:rPr>
                <w:rFonts w:ascii="Times New Roman" w:hAnsi="Times New Roman" w:cs="Times New Roman"/>
                <w:b/>
                <w:bCs/>
                <w:sz w:val="24"/>
                <w:szCs w:val="24"/>
              </w:rPr>
            </w:pPr>
          </w:p>
        </w:tc>
      </w:tr>
      <w:tr w:rsidR="00D81FB6" w14:paraId="25BCB969" w14:textId="77777777" w:rsidTr="00A95799">
        <w:trPr>
          <w:trHeight w:val="760"/>
          <w:jc w:val="center"/>
        </w:trPr>
        <w:tc>
          <w:tcPr>
            <w:tcW w:w="846" w:type="dxa"/>
            <w:vAlign w:val="center"/>
          </w:tcPr>
          <w:p w14:paraId="2B8DC9FF"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95" w:author="Lab RPL" w:date="2025-11-25T11:17:00Z">
                  <w:rPr>
                    <w:rFonts w:ascii="Times New Roman" w:hAnsi="Times New Roman" w:cs="Times New Roman"/>
                    <w:b/>
                    <w:bCs/>
                    <w:sz w:val="24"/>
                    <w:szCs w:val="24"/>
                  </w:rPr>
                </w:rPrChange>
              </w:rPr>
              <w:pPrChange w:id="96" w:author="Lab RPL" w:date="2025-11-25T11:17:00Z">
                <w:pPr>
                  <w:jc w:val="center"/>
                </w:pPr>
              </w:pPrChange>
            </w:pPr>
          </w:p>
        </w:tc>
        <w:tc>
          <w:tcPr>
            <w:tcW w:w="1984" w:type="dxa"/>
            <w:vAlign w:val="center"/>
          </w:tcPr>
          <w:p w14:paraId="798B15B3"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67CC5A9A" w14:textId="77777777" w:rsidR="00D81FB6" w:rsidRDefault="00D81FB6" w:rsidP="00A95799">
            <w:pPr>
              <w:jc w:val="center"/>
              <w:rPr>
                <w:rFonts w:ascii="Times New Roman" w:hAnsi="Times New Roman" w:cs="Times New Roman"/>
                <w:b/>
                <w:bCs/>
                <w:sz w:val="24"/>
                <w:szCs w:val="24"/>
              </w:rPr>
            </w:pPr>
          </w:p>
        </w:tc>
      </w:tr>
      <w:tr w:rsidR="00D81FB6" w14:paraId="641C58FD" w14:textId="77777777" w:rsidTr="00A95799">
        <w:trPr>
          <w:trHeight w:val="760"/>
          <w:jc w:val="center"/>
        </w:trPr>
        <w:tc>
          <w:tcPr>
            <w:tcW w:w="846" w:type="dxa"/>
            <w:vAlign w:val="center"/>
          </w:tcPr>
          <w:p w14:paraId="5421C776" w14:textId="77777777" w:rsidR="00D81FB6" w:rsidRPr="00A95799" w:rsidRDefault="00D81FB6" w:rsidP="00A95799">
            <w:pPr>
              <w:pStyle w:val="ListParagraph"/>
              <w:numPr>
                <w:ilvl w:val="0"/>
                <w:numId w:val="10"/>
              </w:numPr>
              <w:ind w:left="360"/>
              <w:jc w:val="center"/>
              <w:rPr>
                <w:rFonts w:ascii="Times New Roman" w:hAnsi="Times New Roman" w:cs="Times New Roman"/>
                <w:sz w:val="24"/>
                <w:szCs w:val="24"/>
                <w:rPrChange w:id="97" w:author="Lab RPL" w:date="2025-11-25T11:17:00Z">
                  <w:rPr>
                    <w:rFonts w:ascii="Times New Roman" w:hAnsi="Times New Roman" w:cs="Times New Roman"/>
                    <w:b/>
                    <w:bCs/>
                    <w:sz w:val="24"/>
                    <w:szCs w:val="24"/>
                  </w:rPr>
                </w:rPrChange>
              </w:rPr>
              <w:pPrChange w:id="98" w:author="Lab RPL" w:date="2025-11-25T11:17:00Z">
                <w:pPr>
                  <w:jc w:val="center"/>
                </w:pPr>
              </w:pPrChange>
            </w:pPr>
          </w:p>
        </w:tc>
        <w:tc>
          <w:tcPr>
            <w:tcW w:w="1984" w:type="dxa"/>
            <w:vAlign w:val="center"/>
          </w:tcPr>
          <w:p w14:paraId="2EEDDD4C" w14:textId="77777777" w:rsidR="00D81FB6" w:rsidRDefault="00D81FB6" w:rsidP="00A95799">
            <w:pPr>
              <w:jc w:val="center"/>
              <w:rPr>
                <w:rFonts w:ascii="Times New Roman" w:hAnsi="Times New Roman" w:cs="Times New Roman"/>
                <w:b/>
                <w:bCs/>
                <w:sz w:val="24"/>
                <w:szCs w:val="24"/>
              </w:rPr>
            </w:pPr>
          </w:p>
        </w:tc>
        <w:tc>
          <w:tcPr>
            <w:tcW w:w="6681" w:type="dxa"/>
            <w:vAlign w:val="center"/>
          </w:tcPr>
          <w:p w14:paraId="764F87DE" w14:textId="77777777" w:rsidR="00D81FB6" w:rsidRDefault="00D81FB6" w:rsidP="00A95799">
            <w:pPr>
              <w:jc w:val="center"/>
              <w:rPr>
                <w:rFonts w:ascii="Times New Roman" w:hAnsi="Times New Roman" w:cs="Times New Roman"/>
                <w:b/>
                <w:bCs/>
                <w:sz w:val="24"/>
                <w:szCs w:val="24"/>
              </w:rPr>
            </w:pPr>
          </w:p>
        </w:tc>
      </w:tr>
      <w:tr w:rsidR="00A95799" w14:paraId="4FA42F36" w14:textId="77777777" w:rsidTr="00A95799">
        <w:trPr>
          <w:trHeight w:val="760"/>
          <w:jc w:val="center"/>
        </w:trPr>
        <w:tc>
          <w:tcPr>
            <w:tcW w:w="846" w:type="dxa"/>
            <w:vAlign w:val="center"/>
          </w:tcPr>
          <w:p w14:paraId="6667D2EF" w14:textId="77777777" w:rsidR="00A95799" w:rsidRPr="00A95799" w:rsidRDefault="00A95799" w:rsidP="00A95799">
            <w:pPr>
              <w:pStyle w:val="ListParagraph"/>
              <w:numPr>
                <w:ilvl w:val="0"/>
                <w:numId w:val="10"/>
              </w:numPr>
              <w:ind w:left="360"/>
              <w:jc w:val="center"/>
              <w:rPr>
                <w:rFonts w:ascii="Times New Roman" w:hAnsi="Times New Roman" w:cs="Times New Roman"/>
                <w:sz w:val="24"/>
                <w:szCs w:val="24"/>
                <w:rPrChange w:id="99" w:author="Lab RPL" w:date="2025-11-25T11:17:00Z">
                  <w:rPr>
                    <w:rFonts w:ascii="Times New Roman" w:hAnsi="Times New Roman" w:cs="Times New Roman"/>
                    <w:b/>
                    <w:bCs/>
                    <w:sz w:val="24"/>
                    <w:szCs w:val="24"/>
                  </w:rPr>
                </w:rPrChange>
              </w:rPr>
              <w:pPrChange w:id="100" w:author="Lab RPL" w:date="2025-11-25T11:17:00Z">
                <w:pPr>
                  <w:jc w:val="center"/>
                </w:pPr>
              </w:pPrChange>
            </w:pPr>
          </w:p>
        </w:tc>
        <w:tc>
          <w:tcPr>
            <w:tcW w:w="1984" w:type="dxa"/>
            <w:vAlign w:val="center"/>
          </w:tcPr>
          <w:p w14:paraId="38141914" w14:textId="77777777" w:rsidR="00A95799" w:rsidRDefault="00A95799" w:rsidP="00A95799">
            <w:pPr>
              <w:jc w:val="center"/>
              <w:rPr>
                <w:rFonts w:ascii="Times New Roman" w:hAnsi="Times New Roman" w:cs="Times New Roman"/>
                <w:b/>
                <w:bCs/>
                <w:sz w:val="24"/>
                <w:szCs w:val="24"/>
              </w:rPr>
            </w:pPr>
          </w:p>
        </w:tc>
        <w:tc>
          <w:tcPr>
            <w:tcW w:w="6681" w:type="dxa"/>
            <w:vAlign w:val="center"/>
          </w:tcPr>
          <w:p w14:paraId="7612F093" w14:textId="77777777" w:rsidR="00A95799" w:rsidRDefault="00A95799" w:rsidP="00A95799">
            <w:pPr>
              <w:jc w:val="center"/>
              <w:rPr>
                <w:rFonts w:ascii="Times New Roman" w:hAnsi="Times New Roman" w:cs="Times New Roman"/>
                <w:b/>
                <w:bCs/>
                <w:sz w:val="24"/>
                <w:szCs w:val="24"/>
              </w:rPr>
            </w:pPr>
          </w:p>
        </w:tc>
      </w:tr>
      <w:tr w:rsidR="00A95799" w14:paraId="544AAAE3" w14:textId="77777777" w:rsidTr="00A95799">
        <w:trPr>
          <w:trHeight w:val="760"/>
          <w:jc w:val="center"/>
        </w:trPr>
        <w:tc>
          <w:tcPr>
            <w:tcW w:w="846" w:type="dxa"/>
            <w:vAlign w:val="center"/>
          </w:tcPr>
          <w:p w14:paraId="1D93281E" w14:textId="77777777" w:rsidR="00A95799" w:rsidRPr="00A95799" w:rsidRDefault="00A95799" w:rsidP="00A95799">
            <w:pPr>
              <w:pStyle w:val="ListParagraph"/>
              <w:numPr>
                <w:ilvl w:val="0"/>
                <w:numId w:val="10"/>
              </w:numPr>
              <w:ind w:left="360"/>
              <w:jc w:val="center"/>
              <w:rPr>
                <w:rFonts w:ascii="Times New Roman" w:hAnsi="Times New Roman" w:cs="Times New Roman"/>
                <w:sz w:val="24"/>
                <w:szCs w:val="24"/>
                <w:rPrChange w:id="101" w:author="Lab RPL" w:date="2025-11-25T11:17:00Z">
                  <w:rPr>
                    <w:rFonts w:ascii="Times New Roman" w:hAnsi="Times New Roman" w:cs="Times New Roman"/>
                    <w:b/>
                    <w:bCs/>
                    <w:sz w:val="24"/>
                    <w:szCs w:val="24"/>
                  </w:rPr>
                </w:rPrChange>
              </w:rPr>
              <w:pPrChange w:id="102" w:author="Lab RPL" w:date="2025-11-25T11:17:00Z">
                <w:pPr>
                  <w:jc w:val="center"/>
                </w:pPr>
              </w:pPrChange>
            </w:pPr>
          </w:p>
        </w:tc>
        <w:tc>
          <w:tcPr>
            <w:tcW w:w="1984" w:type="dxa"/>
            <w:vAlign w:val="center"/>
          </w:tcPr>
          <w:p w14:paraId="3176D559" w14:textId="77777777" w:rsidR="00A95799" w:rsidRDefault="00A95799" w:rsidP="00A95799">
            <w:pPr>
              <w:jc w:val="center"/>
              <w:rPr>
                <w:rFonts w:ascii="Times New Roman" w:hAnsi="Times New Roman" w:cs="Times New Roman"/>
                <w:b/>
                <w:bCs/>
                <w:sz w:val="24"/>
                <w:szCs w:val="24"/>
              </w:rPr>
            </w:pPr>
          </w:p>
        </w:tc>
        <w:tc>
          <w:tcPr>
            <w:tcW w:w="6681" w:type="dxa"/>
            <w:vAlign w:val="center"/>
          </w:tcPr>
          <w:p w14:paraId="36E397FE" w14:textId="77777777" w:rsidR="00A95799" w:rsidRDefault="00A95799" w:rsidP="00A95799">
            <w:pPr>
              <w:jc w:val="center"/>
              <w:rPr>
                <w:rFonts w:ascii="Times New Roman" w:hAnsi="Times New Roman" w:cs="Times New Roman"/>
                <w:b/>
                <w:bCs/>
                <w:sz w:val="24"/>
                <w:szCs w:val="24"/>
              </w:rPr>
            </w:pPr>
          </w:p>
        </w:tc>
      </w:tr>
      <w:tr w:rsidR="00A95799" w14:paraId="1907A38F" w14:textId="77777777" w:rsidTr="00A95799">
        <w:trPr>
          <w:trHeight w:val="760"/>
          <w:jc w:val="center"/>
          <w:ins w:id="103" w:author="Lab RPL" w:date="2025-11-25T11:17:00Z"/>
        </w:trPr>
        <w:tc>
          <w:tcPr>
            <w:tcW w:w="846" w:type="dxa"/>
            <w:vAlign w:val="center"/>
          </w:tcPr>
          <w:p w14:paraId="6FC9F8A8" w14:textId="77777777" w:rsidR="00A95799" w:rsidRPr="00276F72" w:rsidRDefault="00A95799" w:rsidP="00A95799">
            <w:pPr>
              <w:pStyle w:val="ListParagraph"/>
              <w:numPr>
                <w:ilvl w:val="0"/>
                <w:numId w:val="10"/>
              </w:numPr>
              <w:ind w:left="360"/>
              <w:jc w:val="center"/>
              <w:rPr>
                <w:ins w:id="104" w:author="Lab RPL" w:date="2025-11-25T11:17:00Z"/>
                <w:rFonts w:ascii="Times New Roman" w:hAnsi="Times New Roman" w:cs="Times New Roman"/>
                <w:sz w:val="24"/>
                <w:szCs w:val="24"/>
              </w:rPr>
            </w:pPr>
          </w:p>
        </w:tc>
        <w:tc>
          <w:tcPr>
            <w:tcW w:w="1984" w:type="dxa"/>
            <w:vAlign w:val="center"/>
          </w:tcPr>
          <w:p w14:paraId="32553C9E" w14:textId="77777777" w:rsidR="00A95799" w:rsidRDefault="00A95799" w:rsidP="00A95799">
            <w:pPr>
              <w:jc w:val="center"/>
              <w:rPr>
                <w:ins w:id="105" w:author="Lab RPL" w:date="2025-11-25T11:17:00Z"/>
                <w:rFonts w:ascii="Times New Roman" w:hAnsi="Times New Roman" w:cs="Times New Roman"/>
                <w:b/>
                <w:bCs/>
                <w:sz w:val="24"/>
                <w:szCs w:val="24"/>
              </w:rPr>
            </w:pPr>
          </w:p>
        </w:tc>
        <w:tc>
          <w:tcPr>
            <w:tcW w:w="6681" w:type="dxa"/>
            <w:vAlign w:val="center"/>
          </w:tcPr>
          <w:p w14:paraId="0B034F58" w14:textId="77777777" w:rsidR="00A95799" w:rsidRDefault="00A95799" w:rsidP="00A95799">
            <w:pPr>
              <w:jc w:val="center"/>
              <w:rPr>
                <w:ins w:id="106" w:author="Lab RPL" w:date="2025-11-25T11:17:00Z"/>
                <w:rFonts w:ascii="Times New Roman" w:hAnsi="Times New Roman" w:cs="Times New Roman"/>
                <w:b/>
                <w:bCs/>
                <w:sz w:val="24"/>
                <w:szCs w:val="24"/>
              </w:rPr>
            </w:pPr>
          </w:p>
        </w:tc>
      </w:tr>
      <w:tr w:rsidR="00A95799" w14:paraId="75A6D654" w14:textId="77777777" w:rsidTr="00A95799">
        <w:trPr>
          <w:trHeight w:val="760"/>
          <w:jc w:val="center"/>
          <w:ins w:id="107" w:author="Lab RPL" w:date="2025-11-25T11:17:00Z"/>
        </w:trPr>
        <w:tc>
          <w:tcPr>
            <w:tcW w:w="846" w:type="dxa"/>
            <w:vAlign w:val="center"/>
          </w:tcPr>
          <w:p w14:paraId="05509622" w14:textId="77777777" w:rsidR="00A95799" w:rsidRPr="00276F72" w:rsidRDefault="00A95799" w:rsidP="00A95799">
            <w:pPr>
              <w:pStyle w:val="ListParagraph"/>
              <w:numPr>
                <w:ilvl w:val="0"/>
                <w:numId w:val="10"/>
              </w:numPr>
              <w:ind w:left="360"/>
              <w:jc w:val="center"/>
              <w:rPr>
                <w:ins w:id="108" w:author="Lab RPL" w:date="2025-11-25T11:17:00Z"/>
                <w:rFonts w:ascii="Times New Roman" w:hAnsi="Times New Roman" w:cs="Times New Roman"/>
                <w:sz w:val="24"/>
                <w:szCs w:val="24"/>
              </w:rPr>
            </w:pPr>
          </w:p>
        </w:tc>
        <w:tc>
          <w:tcPr>
            <w:tcW w:w="1984" w:type="dxa"/>
            <w:vAlign w:val="center"/>
          </w:tcPr>
          <w:p w14:paraId="7F9C54D7" w14:textId="77777777" w:rsidR="00A95799" w:rsidRDefault="00A95799" w:rsidP="00A95799">
            <w:pPr>
              <w:jc w:val="center"/>
              <w:rPr>
                <w:ins w:id="109" w:author="Lab RPL" w:date="2025-11-25T11:17:00Z"/>
                <w:rFonts w:ascii="Times New Roman" w:hAnsi="Times New Roman" w:cs="Times New Roman"/>
                <w:b/>
                <w:bCs/>
                <w:sz w:val="24"/>
                <w:szCs w:val="24"/>
              </w:rPr>
            </w:pPr>
          </w:p>
        </w:tc>
        <w:tc>
          <w:tcPr>
            <w:tcW w:w="6681" w:type="dxa"/>
            <w:vAlign w:val="center"/>
          </w:tcPr>
          <w:p w14:paraId="2B6FA8AE" w14:textId="77777777" w:rsidR="00A95799" w:rsidRDefault="00A95799" w:rsidP="00A95799">
            <w:pPr>
              <w:jc w:val="center"/>
              <w:rPr>
                <w:ins w:id="110" w:author="Lab RPL" w:date="2025-11-25T11:17:00Z"/>
                <w:rFonts w:ascii="Times New Roman" w:hAnsi="Times New Roman" w:cs="Times New Roman"/>
                <w:b/>
                <w:bCs/>
                <w:sz w:val="24"/>
                <w:szCs w:val="24"/>
              </w:rPr>
            </w:pPr>
          </w:p>
        </w:tc>
      </w:tr>
      <w:tr w:rsidR="00A95799" w14:paraId="4C7CC808" w14:textId="77777777" w:rsidTr="00A95799">
        <w:trPr>
          <w:trHeight w:val="760"/>
          <w:jc w:val="center"/>
          <w:ins w:id="111" w:author="Lab RPL" w:date="2025-11-25T11:17:00Z"/>
        </w:trPr>
        <w:tc>
          <w:tcPr>
            <w:tcW w:w="846" w:type="dxa"/>
            <w:vAlign w:val="center"/>
          </w:tcPr>
          <w:p w14:paraId="32B79590" w14:textId="77777777" w:rsidR="00A95799" w:rsidRPr="00276F72" w:rsidRDefault="00A95799" w:rsidP="00A95799">
            <w:pPr>
              <w:pStyle w:val="ListParagraph"/>
              <w:numPr>
                <w:ilvl w:val="0"/>
                <w:numId w:val="10"/>
              </w:numPr>
              <w:ind w:left="360"/>
              <w:jc w:val="center"/>
              <w:rPr>
                <w:ins w:id="112" w:author="Lab RPL" w:date="2025-11-25T11:17:00Z"/>
                <w:rFonts w:ascii="Times New Roman" w:hAnsi="Times New Roman" w:cs="Times New Roman"/>
                <w:sz w:val="24"/>
                <w:szCs w:val="24"/>
              </w:rPr>
            </w:pPr>
          </w:p>
        </w:tc>
        <w:tc>
          <w:tcPr>
            <w:tcW w:w="1984" w:type="dxa"/>
            <w:vAlign w:val="center"/>
          </w:tcPr>
          <w:p w14:paraId="47F17B98" w14:textId="77777777" w:rsidR="00A95799" w:rsidRDefault="00A95799" w:rsidP="00A95799">
            <w:pPr>
              <w:jc w:val="center"/>
              <w:rPr>
                <w:ins w:id="113" w:author="Lab RPL" w:date="2025-11-25T11:17:00Z"/>
                <w:rFonts w:ascii="Times New Roman" w:hAnsi="Times New Roman" w:cs="Times New Roman"/>
                <w:b/>
                <w:bCs/>
                <w:sz w:val="24"/>
                <w:szCs w:val="24"/>
              </w:rPr>
            </w:pPr>
          </w:p>
        </w:tc>
        <w:tc>
          <w:tcPr>
            <w:tcW w:w="6681" w:type="dxa"/>
            <w:vAlign w:val="center"/>
          </w:tcPr>
          <w:p w14:paraId="161F5E99" w14:textId="77777777" w:rsidR="00A95799" w:rsidRDefault="00A95799" w:rsidP="00A95799">
            <w:pPr>
              <w:jc w:val="center"/>
              <w:rPr>
                <w:ins w:id="114" w:author="Lab RPL" w:date="2025-11-25T11:17:00Z"/>
                <w:rFonts w:ascii="Times New Roman" w:hAnsi="Times New Roman" w:cs="Times New Roman"/>
                <w:b/>
                <w:bCs/>
                <w:sz w:val="24"/>
                <w:szCs w:val="24"/>
              </w:rPr>
            </w:pPr>
          </w:p>
        </w:tc>
      </w:tr>
      <w:tr w:rsidR="00A95799" w14:paraId="4B88A1DF" w14:textId="77777777" w:rsidTr="00A95799">
        <w:trPr>
          <w:trHeight w:val="760"/>
          <w:jc w:val="center"/>
          <w:ins w:id="115" w:author="Lab RPL" w:date="2025-11-25T11:17:00Z"/>
        </w:trPr>
        <w:tc>
          <w:tcPr>
            <w:tcW w:w="846" w:type="dxa"/>
            <w:vAlign w:val="center"/>
          </w:tcPr>
          <w:p w14:paraId="504AC468" w14:textId="77777777" w:rsidR="00A95799" w:rsidRPr="00276F72" w:rsidRDefault="00A95799" w:rsidP="00A95799">
            <w:pPr>
              <w:pStyle w:val="ListParagraph"/>
              <w:numPr>
                <w:ilvl w:val="0"/>
                <w:numId w:val="10"/>
              </w:numPr>
              <w:ind w:left="360"/>
              <w:jc w:val="center"/>
              <w:rPr>
                <w:ins w:id="116" w:author="Lab RPL" w:date="2025-11-25T11:17:00Z"/>
                <w:rFonts w:ascii="Times New Roman" w:hAnsi="Times New Roman" w:cs="Times New Roman"/>
                <w:sz w:val="24"/>
                <w:szCs w:val="24"/>
              </w:rPr>
            </w:pPr>
          </w:p>
        </w:tc>
        <w:tc>
          <w:tcPr>
            <w:tcW w:w="1984" w:type="dxa"/>
            <w:vAlign w:val="center"/>
          </w:tcPr>
          <w:p w14:paraId="5F5DAA5D" w14:textId="77777777" w:rsidR="00A95799" w:rsidRDefault="00A95799" w:rsidP="00A95799">
            <w:pPr>
              <w:jc w:val="center"/>
              <w:rPr>
                <w:ins w:id="117" w:author="Lab RPL" w:date="2025-11-25T11:17:00Z"/>
                <w:rFonts w:ascii="Times New Roman" w:hAnsi="Times New Roman" w:cs="Times New Roman"/>
                <w:b/>
                <w:bCs/>
                <w:sz w:val="24"/>
                <w:szCs w:val="24"/>
              </w:rPr>
            </w:pPr>
          </w:p>
        </w:tc>
        <w:tc>
          <w:tcPr>
            <w:tcW w:w="6681" w:type="dxa"/>
            <w:vAlign w:val="center"/>
          </w:tcPr>
          <w:p w14:paraId="275D90CC" w14:textId="77777777" w:rsidR="00A95799" w:rsidRDefault="00A95799" w:rsidP="00A95799">
            <w:pPr>
              <w:jc w:val="center"/>
              <w:rPr>
                <w:ins w:id="118" w:author="Lab RPL" w:date="2025-11-25T11:17:00Z"/>
                <w:rFonts w:ascii="Times New Roman" w:hAnsi="Times New Roman" w:cs="Times New Roman"/>
                <w:b/>
                <w:bCs/>
                <w:sz w:val="24"/>
                <w:szCs w:val="24"/>
              </w:rPr>
            </w:pPr>
          </w:p>
        </w:tc>
      </w:tr>
      <w:tr w:rsidR="00A95799" w14:paraId="20614C19" w14:textId="77777777" w:rsidTr="00A95799">
        <w:trPr>
          <w:trHeight w:val="760"/>
          <w:jc w:val="center"/>
          <w:ins w:id="119" w:author="Lab RPL" w:date="2025-11-25T11:17:00Z"/>
        </w:trPr>
        <w:tc>
          <w:tcPr>
            <w:tcW w:w="846" w:type="dxa"/>
            <w:vAlign w:val="center"/>
          </w:tcPr>
          <w:p w14:paraId="79252E54" w14:textId="77777777" w:rsidR="00A95799" w:rsidRPr="00276F72" w:rsidRDefault="00A95799" w:rsidP="00A95799">
            <w:pPr>
              <w:pStyle w:val="ListParagraph"/>
              <w:numPr>
                <w:ilvl w:val="0"/>
                <w:numId w:val="10"/>
              </w:numPr>
              <w:ind w:left="360"/>
              <w:jc w:val="center"/>
              <w:rPr>
                <w:ins w:id="120" w:author="Lab RPL" w:date="2025-11-25T11:17:00Z"/>
                <w:rFonts w:ascii="Times New Roman" w:hAnsi="Times New Roman" w:cs="Times New Roman"/>
                <w:sz w:val="24"/>
                <w:szCs w:val="24"/>
              </w:rPr>
            </w:pPr>
          </w:p>
        </w:tc>
        <w:tc>
          <w:tcPr>
            <w:tcW w:w="1984" w:type="dxa"/>
            <w:vAlign w:val="center"/>
          </w:tcPr>
          <w:p w14:paraId="226F574A" w14:textId="77777777" w:rsidR="00A95799" w:rsidRDefault="00A95799" w:rsidP="00A95799">
            <w:pPr>
              <w:jc w:val="center"/>
              <w:rPr>
                <w:ins w:id="121" w:author="Lab RPL" w:date="2025-11-25T11:17:00Z"/>
                <w:rFonts w:ascii="Times New Roman" w:hAnsi="Times New Roman" w:cs="Times New Roman"/>
                <w:b/>
                <w:bCs/>
                <w:sz w:val="24"/>
                <w:szCs w:val="24"/>
              </w:rPr>
            </w:pPr>
          </w:p>
        </w:tc>
        <w:tc>
          <w:tcPr>
            <w:tcW w:w="6681" w:type="dxa"/>
            <w:vAlign w:val="center"/>
          </w:tcPr>
          <w:p w14:paraId="2474655C" w14:textId="77777777" w:rsidR="00A95799" w:rsidRDefault="00A95799" w:rsidP="00A95799">
            <w:pPr>
              <w:jc w:val="center"/>
              <w:rPr>
                <w:ins w:id="122" w:author="Lab RPL" w:date="2025-11-25T11:17:00Z"/>
                <w:rFonts w:ascii="Times New Roman" w:hAnsi="Times New Roman" w:cs="Times New Roman"/>
                <w:b/>
                <w:bCs/>
                <w:sz w:val="24"/>
                <w:szCs w:val="24"/>
              </w:rPr>
            </w:pPr>
          </w:p>
        </w:tc>
      </w:tr>
    </w:tbl>
    <w:p w14:paraId="3AA018CE" w14:textId="3F4E98AA" w:rsidR="001A3125" w:rsidRDefault="001A3125" w:rsidP="000E2F5A">
      <w:pPr>
        <w:rPr>
          <w:rFonts w:ascii="Times New Roman" w:hAnsi="Times New Roman" w:cs="Times New Roman"/>
          <w:b/>
          <w:bCs/>
          <w:sz w:val="24"/>
          <w:szCs w:val="24"/>
        </w:rPr>
      </w:pPr>
    </w:p>
    <w:p w14:paraId="282F57AA" w14:textId="7CAAAC47" w:rsidR="000E2F5A" w:rsidRDefault="000E2F5A" w:rsidP="000E2F5A">
      <w:pPr>
        <w:rPr>
          <w:rFonts w:ascii="Times New Roman" w:hAnsi="Times New Roman" w:cs="Times New Roman"/>
          <w:b/>
          <w:bCs/>
          <w:sz w:val="24"/>
          <w:szCs w:val="24"/>
        </w:rPr>
      </w:pPr>
    </w:p>
    <w:p w14:paraId="0E4ADDEA" w14:textId="69301294" w:rsidR="000E2F5A" w:rsidRDefault="000E2F5A" w:rsidP="000E2F5A">
      <w:pPr>
        <w:rPr>
          <w:rFonts w:ascii="Times New Roman" w:hAnsi="Times New Roman" w:cs="Times New Roman"/>
          <w:b/>
          <w:bCs/>
          <w:sz w:val="24"/>
          <w:szCs w:val="24"/>
        </w:rPr>
      </w:pPr>
    </w:p>
    <w:p w14:paraId="744596EC" w14:textId="263849E5" w:rsidR="000E2F5A" w:rsidRDefault="000E2F5A" w:rsidP="000E2F5A">
      <w:pPr>
        <w:rPr>
          <w:rFonts w:ascii="Times New Roman" w:hAnsi="Times New Roman" w:cs="Times New Roman"/>
          <w:b/>
          <w:bCs/>
          <w:sz w:val="24"/>
          <w:szCs w:val="24"/>
        </w:rPr>
      </w:pPr>
    </w:p>
    <w:p w14:paraId="5FD552B7" w14:textId="5F9AB494" w:rsidR="000E2F5A" w:rsidRDefault="000E2F5A" w:rsidP="000E2F5A">
      <w:pPr>
        <w:jc w:val="center"/>
        <w:rPr>
          <w:rFonts w:ascii="Times New Roman" w:hAnsi="Times New Roman" w:cs="Times New Roman"/>
          <w:b/>
          <w:bCs/>
          <w:sz w:val="24"/>
          <w:szCs w:val="24"/>
        </w:rPr>
      </w:pPr>
      <w:r>
        <w:rPr>
          <w:rFonts w:ascii="Times New Roman" w:hAnsi="Times New Roman" w:cs="Times New Roman"/>
          <w:b/>
          <w:bCs/>
          <w:sz w:val="24"/>
          <w:szCs w:val="24"/>
        </w:rPr>
        <w:t>BAB IV</w:t>
      </w:r>
    </w:p>
    <w:p w14:paraId="54E5D224" w14:textId="4DA4736C" w:rsidR="000E2F5A" w:rsidRDefault="000E2F5A" w:rsidP="000E2F5A">
      <w:pPr>
        <w:jc w:val="center"/>
        <w:rPr>
          <w:rFonts w:ascii="Times New Roman" w:hAnsi="Times New Roman" w:cs="Times New Roman"/>
          <w:b/>
          <w:bCs/>
          <w:sz w:val="24"/>
          <w:szCs w:val="24"/>
        </w:rPr>
      </w:pPr>
      <w:r>
        <w:rPr>
          <w:rFonts w:ascii="Times New Roman" w:hAnsi="Times New Roman" w:cs="Times New Roman"/>
          <w:b/>
          <w:bCs/>
          <w:sz w:val="24"/>
          <w:szCs w:val="24"/>
        </w:rPr>
        <w:t>ANALISIS DAN PEMBAHASAN APLIKASI</w:t>
      </w:r>
    </w:p>
    <w:p w14:paraId="38ECC1EA" w14:textId="77777777" w:rsidR="00637FC2" w:rsidRDefault="00637FC2" w:rsidP="000E2F5A">
      <w:pPr>
        <w:jc w:val="center"/>
        <w:rPr>
          <w:rFonts w:ascii="Times New Roman" w:hAnsi="Times New Roman" w:cs="Times New Roman"/>
          <w:b/>
          <w:bCs/>
          <w:sz w:val="24"/>
          <w:szCs w:val="24"/>
        </w:rPr>
      </w:pPr>
    </w:p>
    <w:p w14:paraId="5035AF22" w14:textId="26C0E62E" w:rsidR="00637FC2" w:rsidRPr="00637FC2" w:rsidRDefault="000E2F5A" w:rsidP="00637FC2">
      <w:pPr>
        <w:ind w:left="360"/>
        <w:rPr>
          <w:rFonts w:ascii="Times New Roman" w:hAnsi="Times New Roman" w:cs="Times New Roman"/>
          <w:b/>
          <w:bCs/>
          <w:sz w:val="24"/>
          <w:szCs w:val="24"/>
        </w:rPr>
      </w:pPr>
      <w:r>
        <w:rPr>
          <w:rFonts w:ascii="Times New Roman" w:hAnsi="Times New Roman" w:cs="Times New Roman"/>
          <w:b/>
          <w:bCs/>
          <w:sz w:val="24"/>
          <w:szCs w:val="24"/>
        </w:rPr>
        <w:t>4.1</w:t>
      </w:r>
      <w:r w:rsidR="00D90D53">
        <w:rPr>
          <w:rFonts w:ascii="Times New Roman" w:hAnsi="Times New Roman" w:cs="Times New Roman"/>
          <w:b/>
          <w:bCs/>
          <w:sz w:val="24"/>
          <w:szCs w:val="24"/>
        </w:rPr>
        <w:t>.</w:t>
      </w:r>
      <w:r>
        <w:rPr>
          <w:rFonts w:ascii="Times New Roman" w:hAnsi="Times New Roman" w:cs="Times New Roman"/>
          <w:b/>
          <w:bCs/>
          <w:sz w:val="24"/>
          <w:szCs w:val="24"/>
        </w:rPr>
        <w:t xml:space="preserve"> </w:t>
      </w:r>
      <w:r w:rsidRPr="000E2F5A">
        <w:rPr>
          <w:rFonts w:ascii="Times New Roman" w:hAnsi="Times New Roman" w:cs="Times New Roman"/>
          <w:b/>
          <w:bCs/>
          <w:sz w:val="24"/>
          <w:szCs w:val="24"/>
        </w:rPr>
        <w:t>LATAR BELAKANG/TUJUAN PEMBUATAN APLIKASI</w:t>
      </w:r>
    </w:p>
    <w:p w14:paraId="368C862A" w14:textId="7B465077" w:rsidR="00637FC2" w:rsidRDefault="00637FC2" w:rsidP="004753A8">
      <w:pPr>
        <w:pStyle w:val="NormalWeb"/>
        <w:ind w:left="709"/>
        <w:jc w:val="both"/>
      </w:pPr>
      <w:r>
        <w:tab/>
      </w:r>
      <w:r>
        <w:tab/>
        <w:t xml:space="preserve">Tujuan dibuatnya aplikasi </w:t>
      </w:r>
      <w:r w:rsidRPr="00637FC2">
        <w:t>StockIn</w:t>
      </w:r>
      <w:r>
        <w:t xml:space="preserve"> adalah untuk </w:t>
      </w:r>
      <w:r w:rsidRPr="00637FC2">
        <w:t>mempermudah pengelolaan stok</w:t>
      </w:r>
      <w:r>
        <w:rPr>
          <w:b/>
          <w:bCs/>
        </w:rPr>
        <w:t xml:space="preserve"> </w:t>
      </w:r>
      <w:r w:rsidRPr="00637FC2">
        <w:t xml:space="preserve">barang </w:t>
      </w:r>
      <w:r>
        <w:t xml:space="preserve">yang ada di </w:t>
      </w:r>
      <w:r w:rsidRPr="00637FC2">
        <w:t>Warkop Garden</w:t>
      </w:r>
      <w:r>
        <w:t>. Kami memutuskan untuk mengembangkan aplikasi ini karena kami mengidentifikasi beberapa masalah dalam cara pemilik usaha mencatat stok barang.</w:t>
      </w:r>
    </w:p>
    <w:p w14:paraId="597CAC74" w14:textId="3E41EB1B" w:rsidR="000E2F5A" w:rsidRDefault="00637FC2" w:rsidP="004753A8">
      <w:pPr>
        <w:pStyle w:val="NormalWeb"/>
        <w:ind w:left="709"/>
        <w:jc w:val="both"/>
      </w:pPr>
      <w:r>
        <w:t xml:space="preserve">Pemilik usaha masih melakukan </w:t>
      </w:r>
      <w:r w:rsidRPr="00637FC2">
        <w:t>pencatatan stok barang secara manual</w:t>
      </w:r>
      <w:r>
        <w:t>, dan hal ini menimbulkan beberapa kendala, di antaranya:</w:t>
      </w:r>
    </w:p>
    <w:p w14:paraId="01E536B7" w14:textId="29DA7858" w:rsidR="00637FC2" w:rsidRPr="00637FC2" w:rsidRDefault="00637FC2" w:rsidP="004753A8">
      <w:pPr>
        <w:pStyle w:val="NormalWeb"/>
        <w:numPr>
          <w:ilvl w:val="0"/>
          <w:numId w:val="9"/>
        </w:numPr>
        <w:jc w:val="both"/>
        <w:rPr>
          <w:b/>
          <w:bCs/>
        </w:rPr>
      </w:pPr>
      <w:r>
        <w:t>Proses pencatatan membutuhkan waktu lama dan merepotkan.</w:t>
      </w:r>
    </w:p>
    <w:p w14:paraId="18CCF0D5" w14:textId="2D8D8956" w:rsidR="00637FC2" w:rsidRPr="00637FC2" w:rsidRDefault="00637FC2" w:rsidP="004753A8">
      <w:pPr>
        <w:pStyle w:val="NormalWeb"/>
        <w:numPr>
          <w:ilvl w:val="0"/>
          <w:numId w:val="9"/>
        </w:numPr>
        <w:jc w:val="both"/>
        <w:rPr>
          <w:b/>
          <w:bCs/>
        </w:rPr>
      </w:pPr>
      <w:r>
        <w:t>Tingkat kesalahan pencatatan cukup tinggi.</w:t>
      </w:r>
    </w:p>
    <w:p w14:paraId="3332B9C8" w14:textId="55D6D3F0" w:rsidR="00637FC2" w:rsidRDefault="00637FC2" w:rsidP="004753A8">
      <w:pPr>
        <w:pStyle w:val="NormalWeb"/>
        <w:numPr>
          <w:ilvl w:val="0"/>
          <w:numId w:val="9"/>
        </w:numPr>
        <w:jc w:val="both"/>
        <w:rPr>
          <w:b/>
          <w:bCs/>
        </w:rPr>
      </w:pPr>
      <w:r>
        <w:t>Resiko catatan hilang atau terselip.</w:t>
      </w:r>
    </w:p>
    <w:p w14:paraId="01A5615E" w14:textId="68AF576F" w:rsidR="000E2F5A" w:rsidRDefault="000E2F5A" w:rsidP="000E2F5A">
      <w:pPr>
        <w:ind w:left="360"/>
        <w:rPr>
          <w:rFonts w:ascii="Times New Roman" w:hAnsi="Times New Roman" w:cs="Times New Roman"/>
          <w:b/>
          <w:bCs/>
          <w:sz w:val="24"/>
          <w:szCs w:val="24"/>
        </w:rPr>
      </w:pPr>
      <w:r>
        <w:rPr>
          <w:rFonts w:ascii="Times New Roman" w:hAnsi="Times New Roman" w:cs="Times New Roman"/>
          <w:b/>
          <w:bCs/>
          <w:sz w:val="24"/>
          <w:szCs w:val="24"/>
        </w:rPr>
        <w:t>4.2</w:t>
      </w:r>
      <w:r w:rsidR="00D90D53">
        <w:rPr>
          <w:rFonts w:ascii="Times New Roman" w:hAnsi="Times New Roman" w:cs="Times New Roman"/>
          <w:b/>
          <w:bCs/>
          <w:sz w:val="24"/>
          <w:szCs w:val="24"/>
        </w:rPr>
        <w:t>.</w:t>
      </w:r>
      <w:r>
        <w:rPr>
          <w:rFonts w:ascii="Times New Roman" w:hAnsi="Times New Roman" w:cs="Times New Roman"/>
          <w:b/>
          <w:bCs/>
          <w:sz w:val="24"/>
          <w:szCs w:val="24"/>
        </w:rPr>
        <w:t xml:space="preserve"> RANCANG BANGUNAN APLIKASI</w:t>
      </w:r>
    </w:p>
    <w:p w14:paraId="672FAF3D" w14:textId="30989596" w:rsidR="00D90D53" w:rsidRDefault="00D90D53" w:rsidP="00D90D53">
      <w:pPr>
        <w:ind w:left="360"/>
        <w:rPr>
          <w:rFonts w:ascii="Times New Roman" w:hAnsi="Times New Roman" w:cs="Times New Roman"/>
          <w:b/>
          <w:bCs/>
          <w:sz w:val="24"/>
          <w:szCs w:val="24"/>
        </w:rPr>
      </w:pPr>
      <w:r>
        <w:rPr>
          <w:rFonts w:ascii="Times New Roman" w:hAnsi="Times New Roman" w:cs="Times New Roman"/>
          <w:b/>
          <w:bCs/>
          <w:sz w:val="24"/>
          <w:szCs w:val="24"/>
        </w:rPr>
        <w:tab/>
        <w:t>4.2.1. RANCANGAN BASIS DATA</w:t>
      </w:r>
    </w:p>
    <w:p w14:paraId="2B6293B3" w14:textId="3D47821D" w:rsidR="00D90D53" w:rsidRDefault="00D90D53" w:rsidP="00D90D53">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ERD</w:t>
      </w:r>
    </w:p>
    <w:p w14:paraId="7B576A93" w14:textId="1C659F47" w:rsidR="00637FC2" w:rsidRDefault="00637FC2" w:rsidP="00637FC2">
      <w:pPr>
        <w:ind w:left="1080"/>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6C4751A8" wp14:editId="0AADB8D2">
            <wp:extent cx="5106390" cy="2274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21018" cy="2280863"/>
                    </a:xfrm>
                    <a:prstGeom prst="rect">
                      <a:avLst/>
                    </a:prstGeom>
                    <a:noFill/>
                    <a:ln>
                      <a:noFill/>
                    </a:ln>
                  </pic:spPr>
                </pic:pic>
              </a:graphicData>
            </a:graphic>
          </wp:inline>
        </w:drawing>
      </w:r>
    </w:p>
    <w:p w14:paraId="019C2BCE" w14:textId="6DD7F304" w:rsidR="00637FC2" w:rsidRDefault="00637FC2" w:rsidP="00637FC2">
      <w:pPr>
        <w:ind w:left="1080"/>
        <w:rPr>
          <w:rFonts w:ascii="Times New Roman" w:hAnsi="Times New Roman" w:cs="Times New Roman"/>
          <w:b/>
          <w:bCs/>
          <w:sz w:val="24"/>
          <w:szCs w:val="24"/>
        </w:rPr>
      </w:pPr>
    </w:p>
    <w:p w14:paraId="1092C576" w14:textId="69ADEDA5" w:rsidR="00637FC2" w:rsidRDefault="00637FC2" w:rsidP="00637FC2">
      <w:pPr>
        <w:ind w:left="1080"/>
        <w:rPr>
          <w:rFonts w:ascii="Times New Roman" w:hAnsi="Times New Roman" w:cs="Times New Roman"/>
          <w:b/>
          <w:bCs/>
          <w:sz w:val="24"/>
          <w:szCs w:val="24"/>
        </w:rPr>
      </w:pPr>
    </w:p>
    <w:p w14:paraId="5082D278" w14:textId="45D12547" w:rsidR="00637FC2" w:rsidRDefault="00637FC2" w:rsidP="00637FC2">
      <w:pPr>
        <w:ind w:left="1080"/>
        <w:rPr>
          <w:rFonts w:ascii="Times New Roman" w:hAnsi="Times New Roman" w:cs="Times New Roman"/>
          <w:b/>
          <w:bCs/>
          <w:sz w:val="24"/>
          <w:szCs w:val="24"/>
        </w:rPr>
      </w:pPr>
    </w:p>
    <w:p w14:paraId="038FECEA" w14:textId="4380717F" w:rsidR="00637FC2" w:rsidRDefault="00637FC2" w:rsidP="00637FC2">
      <w:pPr>
        <w:ind w:left="1080"/>
        <w:rPr>
          <w:rFonts w:ascii="Times New Roman" w:hAnsi="Times New Roman" w:cs="Times New Roman"/>
          <w:b/>
          <w:bCs/>
          <w:sz w:val="24"/>
          <w:szCs w:val="24"/>
        </w:rPr>
      </w:pPr>
    </w:p>
    <w:p w14:paraId="318F0096" w14:textId="56164019" w:rsidR="00637FC2" w:rsidRDefault="00637FC2" w:rsidP="00637FC2">
      <w:pPr>
        <w:ind w:left="1080"/>
        <w:rPr>
          <w:rFonts w:ascii="Times New Roman" w:hAnsi="Times New Roman" w:cs="Times New Roman"/>
          <w:b/>
          <w:bCs/>
          <w:sz w:val="24"/>
          <w:szCs w:val="24"/>
        </w:rPr>
      </w:pPr>
    </w:p>
    <w:p w14:paraId="2EA5F578" w14:textId="45980BDB" w:rsidR="00637FC2" w:rsidRDefault="00637FC2" w:rsidP="00637FC2">
      <w:pPr>
        <w:ind w:left="1080"/>
        <w:rPr>
          <w:rFonts w:ascii="Times New Roman" w:hAnsi="Times New Roman" w:cs="Times New Roman"/>
          <w:b/>
          <w:bCs/>
          <w:sz w:val="24"/>
          <w:szCs w:val="24"/>
        </w:rPr>
      </w:pPr>
    </w:p>
    <w:p w14:paraId="750BB9E8" w14:textId="77777777" w:rsidR="00637FC2" w:rsidRPr="00637FC2" w:rsidRDefault="00637FC2" w:rsidP="00637FC2">
      <w:pPr>
        <w:ind w:left="1080"/>
        <w:rPr>
          <w:rFonts w:ascii="Times New Roman" w:hAnsi="Times New Roman" w:cs="Times New Roman"/>
          <w:b/>
          <w:bCs/>
          <w:sz w:val="24"/>
          <w:szCs w:val="24"/>
        </w:rPr>
      </w:pPr>
    </w:p>
    <w:p w14:paraId="7FC8FA03" w14:textId="33342C97" w:rsidR="00D90D53" w:rsidRDefault="00D90D53" w:rsidP="00D90D53">
      <w:pPr>
        <w:pStyle w:val="ListParagraph"/>
        <w:numPr>
          <w:ilvl w:val="0"/>
          <w:numId w:val="2"/>
        </w:numPr>
        <w:rPr>
          <w:rFonts w:ascii="Times New Roman" w:hAnsi="Times New Roman" w:cs="Times New Roman"/>
          <w:b/>
          <w:bCs/>
          <w:sz w:val="24"/>
          <w:szCs w:val="24"/>
        </w:rPr>
      </w:pPr>
      <w:r w:rsidRPr="000E2F5A">
        <w:rPr>
          <w:rFonts w:ascii="Times New Roman" w:hAnsi="Times New Roman" w:cs="Times New Roman"/>
          <w:b/>
          <w:bCs/>
          <w:sz w:val="24"/>
          <w:szCs w:val="24"/>
        </w:rPr>
        <w:t>STRUKTUR TABEL</w:t>
      </w:r>
    </w:p>
    <w:p w14:paraId="739F6442" w14:textId="002225CB" w:rsidR="00637FC2" w:rsidRPr="00637FC2" w:rsidRDefault="00637FC2" w:rsidP="00637FC2">
      <w:pPr>
        <w:ind w:left="1080"/>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330E6856" wp14:editId="39376B65">
            <wp:extent cx="4500748" cy="386686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7994" cy="3933235"/>
                    </a:xfrm>
                    <a:prstGeom prst="rect">
                      <a:avLst/>
                    </a:prstGeom>
                    <a:noFill/>
                    <a:ln>
                      <a:noFill/>
                    </a:ln>
                  </pic:spPr>
                </pic:pic>
              </a:graphicData>
            </a:graphic>
          </wp:inline>
        </w:drawing>
      </w:r>
    </w:p>
    <w:p w14:paraId="5C2C49F0" w14:textId="5A2AA213" w:rsidR="00D90D53" w:rsidRDefault="00D90D53" w:rsidP="00D90D53">
      <w:pPr>
        <w:ind w:left="720"/>
        <w:rPr>
          <w:rFonts w:ascii="Times New Roman" w:hAnsi="Times New Roman" w:cs="Times New Roman"/>
          <w:b/>
          <w:bCs/>
          <w:sz w:val="24"/>
          <w:szCs w:val="24"/>
        </w:rPr>
      </w:pPr>
      <w:r w:rsidRPr="000E2F5A">
        <w:rPr>
          <w:rFonts w:ascii="Times New Roman" w:hAnsi="Times New Roman" w:cs="Times New Roman"/>
          <w:b/>
          <w:bCs/>
          <w:sz w:val="24"/>
          <w:szCs w:val="24"/>
        </w:rPr>
        <w:t>4.2.2</w:t>
      </w:r>
      <w:r>
        <w:rPr>
          <w:rFonts w:ascii="Times New Roman" w:hAnsi="Times New Roman" w:cs="Times New Roman"/>
          <w:b/>
          <w:bCs/>
          <w:sz w:val="24"/>
          <w:szCs w:val="24"/>
        </w:rPr>
        <w:t>.</w:t>
      </w:r>
      <w:r w:rsidRPr="000E2F5A">
        <w:rPr>
          <w:rFonts w:ascii="Times New Roman" w:hAnsi="Times New Roman" w:cs="Times New Roman"/>
          <w:b/>
          <w:bCs/>
          <w:sz w:val="24"/>
          <w:szCs w:val="24"/>
        </w:rPr>
        <w:t xml:space="preserve"> RANCANGAN SISTEM</w:t>
      </w:r>
    </w:p>
    <w:p w14:paraId="2A1D57FA" w14:textId="2FC6D622" w:rsidR="00D90D53" w:rsidRDefault="00D90D53" w:rsidP="00D90D53">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USE CASE</w:t>
      </w:r>
    </w:p>
    <w:p w14:paraId="7A11B283" w14:textId="5DE7E1F4" w:rsidR="00637FC2" w:rsidRDefault="00637FC2" w:rsidP="00637FC2">
      <w:pPr>
        <w:ind w:left="1080"/>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7800AB4F" wp14:editId="2D371D4F">
            <wp:extent cx="4486275" cy="24582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8612" cy="2481417"/>
                    </a:xfrm>
                    <a:prstGeom prst="rect">
                      <a:avLst/>
                    </a:prstGeom>
                    <a:noFill/>
                    <a:ln>
                      <a:noFill/>
                    </a:ln>
                  </pic:spPr>
                </pic:pic>
              </a:graphicData>
            </a:graphic>
          </wp:inline>
        </w:drawing>
      </w:r>
    </w:p>
    <w:p w14:paraId="23D44467" w14:textId="6FCFC38C" w:rsidR="00637FC2" w:rsidRDefault="00637FC2" w:rsidP="00637FC2">
      <w:pPr>
        <w:ind w:left="1080"/>
        <w:rPr>
          <w:rFonts w:ascii="Times New Roman" w:hAnsi="Times New Roman" w:cs="Times New Roman"/>
          <w:b/>
          <w:bCs/>
          <w:sz w:val="24"/>
          <w:szCs w:val="24"/>
        </w:rPr>
      </w:pPr>
    </w:p>
    <w:p w14:paraId="108DB7C4" w14:textId="27CF8EE1" w:rsidR="00637FC2" w:rsidRDefault="00637FC2" w:rsidP="00637FC2">
      <w:pPr>
        <w:ind w:left="1080"/>
        <w:rPr>
          <w:rFonts w:ascii="Times New Roman" w:hAnsi="Times New Roman" w:cs="Times New Roman"/>
          <w:b/>
          <w:bCs/>
          <w:sz w:val="24"/>
          <w:szCs w:val="24"/>
        </w:rPr>
      </w:pPr>
    </w:p>
    <w:p w14:paraId="60A91BD0" w14:textId="529CDEBE" w:rsidR="00637FC2" w:rsidRDefault="00637FC2" w:rsidP="00637FC2">
      <w:pPr>
        <w:ind w:left="1080"/>
        <w:rPr>
          <w:rFonts w:ascii="Times New Roman" w:hAnsi="Times New Roman" w:cs="Times New Roman"/>
          <w:b/>
          <w:bCs/>
          <w:sz w:val="24"/>
          <w:szCs w:val="24"/>
        </w:rPr>
      </w:pPr>
    </w:p>
    <w:p w14:paraId="6719F33E" w14:textId="699571A7" w:rsidR="00637FC2" w:rsidRDefault="00637FC2" w:rsidP="00637FC2">
      <w:pPr>
        <w:ind w:left="1080"/>
        <w:rPr>
          <w:rFonts w:ascii="Times New Roman" w:hAnsi="Times New Roman" w:cs="Times New Roman"/>
          <w:b/>
          <w:bCs/>
          <w:sz w:val="24"/>
          <w:szCs w:val="24"/>
        </w:rPr>
      </w:pPr>
    </w:p>
    <w:p w14:paraId="25361598" w14:textId="77777777" w:rsidR="00637FC2" w:rsidRPr="00637FC2" w:rsidRDefault="00637FC2" w:rsidP="00637FC2">
      <w:pPr>
        <w:ind w:left="1080"/>
        <w:rPr>
          <w:rFonts w:ascii="Times New Roman" w:hAnsi="Times New Roman" w:cs="Times New Roman"/>
          <w:b/>
          <w:bCs/>
          <w:sz w:val="24"/>
          <w:szCs w:val="24"/>
        </w:rPr>
      </w:pPr>
    </w:p>
    <w:p w14:paraId="42C4D8DA" w14:textId="77777777" w:rsidR="00D90D53" w:rsidRDefault="00D90D53" w:rsidP="00D90D53">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FLOW CHART</w:t>
      </w:r>
    </w:p>
    <w:p w14:paraId="3279852C" w14:textId="090432E5" w:rsidR="00D90D53" w:rsidRDefault="00637FC2" w:rsidP="000E2F5A">
      <w:pPr>
        <w:ind w:left="3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649B16E" wp14:editId="5FEFAE72">
            <wp:extent cx="5569585" cy="5070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9585" cy="5070475"/>
                    </a:xfrm>
                    <a:prstGeom prst="rect">
                      <a:avLst/>
                    </a:prstGeom>
                    <a:noFill/>
                    <a:ln>
                      <a:noFill/>
                    </a:ln>
                  </pic:spPr>
                </pic:pic>
              </a:graphicData>
            </a:graphic>
          </wp:inline>
        </w:drawing>
      </w:r>
    </w:p>
    <w:p w14:paraId="5607196D" w14:textId="3C491154" w:rsidR="000E2F5A" w:rsidRDefault="00D90D53" w:rsidP="00D90D53">
      <w:pPr>
        <w:ind w:left="360"/>
        <w:rPr>
          <w:rFonts w:ascii="Times New Roman" w:hAnsi="Times New Roman" w:cs="Times New Roman"/>
          <w:b/>
          <w:bCs/>
          <w:sz w:val="24"/>
          <w:szCs w:val="24"/>
        </w:rPr>
      </w:pPr>
      <w:r>
        <w:rPr>
          <w:rFonts w:ascii="Times New Roman" w:hAnsi="Times New Roman" w:cs="Times New Roman"/>
          <w:b/>
          <w:bCs/>
          <w:sz w:val="24"/>
          <w:szCs w:val="24"/>
        </w:rPr>
        <w:t>4.3. PEMBAHASAN APLIKASI</w:t>
      </w:r>
    </w:p>
    <w:p w14:paraId="689A3B01" w14:textId="731C4658" w:rsidR="00D90D53" w:rsidRDefault="00D90D53" w:rsidP="00D90D53">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BATASAN MASALAH</w:t>
      </w:r>
    </w:p>
    <w:p w14:paraId="1EC39196" w14:textId="77777777" w:rsidR="004753A8" w:rsidRPr="004753A8" w:rsidRDefault="004753A8" w:rsidP="004753A8">
      <w:pPr>
        <w:ind w:left="720"/>
        <w:rPr>
          <w:rFonts w:ascii="Times New Roman" w:hAnsi="Times New Roman" w:cs="Times New Roman"/>
          <w:b/>
          <w:bCs/>
          <w:sz w:val="24"/>
          <w:szCs w:val="24"/>
        </w:rPr>
      </w:pPr>
    </w:p>
    <w:p w14:paraId="210D290D" w14:textId="25551894" w:rsidR="004753A8" w:rsidRDefault="00D90D53" w:rsidP="004753A8">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TAMPILAN VISUAL APLIKASI</w:t>
      </w:r>
    </w:p>
    <w:p w14:paraId="21E7EE65" w14:textId="7D2DB870" w:rsidR="004753A8" w:rsidRDefault="004753A8" w:rsidP="004753A8">
      <w:pPr>
        <w:pStyle w:val="ListParagraph"/>
        <w:numPr>
          <w:ilvl w:val="0"/>
          <w:numId w:val="4"/>
        </w:numPr>
        <w:ind w:firstLine="54"/>
        <w:rPr>
          <w:rFonts w:ascii="Times New Roman" w:hAnsi="Times New Roman" w:cs="Times New Roman"/>
          <w:b/>
          <w:bCs/>
          <w:sz w:val="24"/>
          <w:szCs w:val="24"/>
        </w:rPr>
      </w:pPr>
      <w:r>
        <w:rPr>
          <w:rFonts w:ascii="Times New Roman" w:hAnsi="Times New Roman" w:cs="Times New Roman"/>
          <w:b/>
          <w:bCs/>
          <w:sz w:val="24"/>
          <w:szCs w:val="24"/>
        </w:rPr>
        <w:t>DASHBOARD</w:t>
      </w:r>
    </w:p>
    <w:p w14:paraId="5E099F9E" w14:textId="7E3F0E3D" w:rsidR="004753A8" w:rsidRPr="004753A8" w:rsidRDefault="004753A8" w:rsidP="004753A8">
      <w:pPr>
        <w:ind w:left="1134"/>
        <w:rPr>
          <w:rFonts w:ascii="Times New Roman" w:hAnsi="Times New Roman" w:cs="Times New Roman"/>
          <w:b/>
          <w:bCs/>
          <w:sz w:val="24"/>
          <w:szCs w:val="24"/>
        </w:rPr>
      </w:pPr>
      <w:r>
        <w:rPr>
          <w:rFonts w:ascii="Times New Roman" w:hAnsi="Times New Roman" w:cs="Times New Roman"/>
          <w:b/>
          <w:bCs/>
          <w:sz w:val="24"/>
          <w:szCs w:val="24"/>
        </w:rPr>
        <w:lastRenderedPageBreak/>
        <w:tab/>
      </w:r>
      <w:r w:rsidR="008648E8">
        <w:rPr>
          <w:rFonts w:ascii="Times New Roman" w:hAnsi="Times New Roman" w:cs="Times New Roman"/>
          <w:b/>
          <w:bCs/>
          <w:noProof/>
          <w:sz w:val="24"/>
          <w:szCs w:val="24"/>
        </w:rPr>
        <w:drawing>
          <wp:inline distT="0" distB="0" distL="0" distR="0" wp14:anchorId="0522134D" wp14:editId="6A4ECF9A">
            <wp:extent cx="3733130" cy="1926408"/>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 t="4577" r="1705" b="5437"/>
                    <a:stretch/>
                  </pic:blipFill>
                  <pic:spPr bwMode="auto">
                    <a:xfrm>
                      <a:off x="0" y="0"/>
                      <a:ext cx="3749806" cy="1935013"/>
                    </a:xfrm>
                    <a:prstGeom prst="rect">
                      <a:avLst/>
                    </a:prstGeom>
                    <a:noFill/>
                    <a:ln>
                      <a:noFill/>
                    </a:ln>
                    <a:extLst>
                      <a:ext uri="{53640926-AAD7-44D8-BBD7-CCE9431645EC}">
                        <a14:shadowObscured xmlns:a14="http://schemas.microsoft.com/office/drawing/2010/main"/>
                      </a:ext>
                    </a:extLst>
                  </pic:spPr>
                </pic:pic>
              </a:graphicData>
            </a:graphic>
          </wp:inline>
        </w:drawing>
      </w:r>
    </w:p>
    <w:p w14:paraId="7809A2BA" w14:textId="338409D4" w:rsidR="004753A8" w:rsidRDefault="004753A8" w:rsidP="004753A8">
      <w:pPr>
        <w:pStyle w:val="ListParagraph"/>
        <w:numPr>
          <w:ilvl w:val="0"/>
          <w:numId w:val="4"/>
        </w:numPr>
        <w:ind w:firstLine="54"/>
        <w:rPr>
          <w:rFonts w:ascii="Times New Roman" w:hAnsi="Times New Roman" w:cs="Times New Roman"/>
          <w:b/>
          <w:bCs/>
          <w:sz w:val="24"/>
          <w:szCs w:val="24"/>
        </w:rPr>
      </w:pPr>
      <w:r>
        <w:rPr>
          <w:rFonts w:ascii="Times New Roman" w:hAnsi="Times New Roman" w:cs="Times New Roman"/>
          <w:b/>
          <w:bCs/>
          <w:sz w:val="24"/>
          <w:szCs w:val="24"/>
        </w:rPr>
        <w:t>INVENTORY</w:t>
      </w:r>
    </w:p>
    <w:p w14:paraId="6B79EA12" w14:textId="169C9ED9" w:rsidR="004753A8" w:rsidRDefault="004753A8" w:rsidP="004753A8">
      <w:pPr>
        <w:ind w:left="1134"/>
        <w:rPr>
          <w:rFonts w:ascii="Times New Roman" w:hAnsi="Times New Roman" w:cs="Times New Roman"/>
          <w:b/>
          <w:bCs/>
          <w:sz w:val="24"/>
          <w:szCs w:val="24"/>
        </w:rPr>
      </w:pPr>
      <w:r>
        <w:rPr>
          <w:rFonts w:ascii="Times New Roman" w:hAnsi="Times New Roman" w:cs="Times New Roman"/>
          <w:b/>
          <w:bCs/>
          <w:sz w:val="24"/>
          <w:szCs w:val="24"/>
        </w:rPr>
        <w:tab/>
      </w:r>
      <w:r w:rsidR="008648E8">
        <w:rPr>
          <w:rFonts w:ascii="Times New Roman" w:hAnsi="Times New Roman" w:cs="Times New Roman"/>
          <w:b/>
          <w:bCs/>
          <w:noProof/>
          <w:sz w:val="24"/>
          <w:szCs w:val="24"/>
        </w:rPr>
        <w:drawing>
          <wp:inline distT="0" distB="0" distL="0" distR="0" wp14:anchorId="1186A7C0" wp14:editId="357A368F">
            <wp:extent cx="3440023" cy="1935013"/>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440023" cy="1935013"/>
                    </a:xfrm>
                    <a:prstGeom prst="rect">
                      <a:avLst/>
                    </a:prstGeom>
                    <a:noFill/>
                    <a:ln>
                      <a:noFill/>
                    </a:ln>
                    <a:extLst>
                      <a:ext uri="{53640926-AAD7-44D8-BBD7-CCE9431645EC}">
                        <a14:shadowObscured xmlns:a14="http://schemas.microsoft.com/office/drawing/2010/main"/>
                      </a:ext>
                    </a:extLst>
                  </pic:spPr>
                </pic:pic>
              </a:graphicData>
            </a:graphic>
          </wp:inline>
        </w:drawing>
      </w:r>
    </w:p>
    <w:p w14:paraId="62CCFAB1" w14:textId="6CBA477E" w:rsidR="008648E8" w:rsidRDefault="008648E8" w:rsidP="004753A8">
      <w:pPr>
        <w:ind w:left="1134"/>
        <w:rPr>
          <w:rFonts w:ascii="Times New Roman" w:hAnsi="Times New Roman" w:cs="Times New Roman"/>
          <w:b/>
          <w:bCs/>
          <w:sz w:val="24"/>
          <w:szCs w:val="24"/>
        </w:rPr>
      </w:pPr>
    </w:p>
    <w:p w14:paraId="41559BE4" w14:textId="77777777" w:rsidR="008648E8" w:rsidRPr="004753A8" w:rsidRDefault="008648E8" w:rsidP="004753A8">
      <w:pPr>
        <w:ind w:left="1134"/>
        <w:rPr>
          <w:rFonts w:ascii="Times New Roman" w:hAnsi="Times New Roman" w:cs="Times New Roman"/>
          <w:b/>
          <w:bCs/>
          <w:sz w:val="24"/>
          <w:szCs w:val="24"/>
        </w:rPr>
      </w:pPr>
    </w:p>
    <w:p w14:paraId="02938D47" w14:textId="0AA0B699" w:rsidR="004753A8" w:rsidRDefault="004753A8" w:rsidP="004753A8">
      <w:pPr>
        <w:pStyle w:val="ListParagraph"/>
        <w:numPr>
          <w:ilvl w:val="0"/>
          <w:numId w:val="4"/>
        </w:numPr>
        <w:ind w:firstLine="54"/>
        <w:rPr>
          <w:rFonts w:ascii="Times New Roman" w:hAnsi="Times New Roman" w:cs="Times New Roman"/>
          <w:b/>
          <w:bCs/>
          <w:sz w:val="24"/>
          <w:szCs w:val="24"/>
        </w:rPr>
      </w:pPr>
      <w:r>
        <w:rPr>
          <w:rFonts w:ascii="Times New Roman" w:hAnsi="Times New Roman" w:cs="Times New Roman"/>
          <w:b/>
          <w:bCs/>
          <w:sz w:val="24"/>
          <w:szCs w:val="24"/>
        </w:rPr>
        <w:t>TRASH</w:t>
      </w:r>
    </w:p>
    <w:p w14:paraId="5289D396" w14:textId="57EA87C1" w:rsidR="008648E8" w:rsidRDefault="008648E8" w:rsidP="008648E8">
      <w:pPr>
        <w:ind w:left="1134"/>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4A484B93" wp14:editId="4AC86204">
            <wp:extent cx="3440023" cy="1935012"/>
            <wp:effectExtent l="0" t="0" r="825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440023" cy="1935012"/>
                    </a:xfrm>
                    <a:prstGeom prst="rect">
                      <a:avLst/>
                    </a:prstGeom>
                    <a:noFill/>
                    <a:ln>
                      <a:noFill/>
                    </a:ln>
                    <a:extLst>
                      <a:ext uri="{53640926-AAD7-44D8-BBD7-CCE9431645EC}">
                        <a14:shadowObscured xmlns:a14="http://schemas.microsoft.com/office/drawing/2010/main"/>
                      </a:ext>
                    </a:extLst>
                  </pic:spPr>
                </pic:pic>
              </a:graphicData>
            </a:graphic>
          </wp:inline>
        </w:drawing>
      </w:r>
    </w:p>
    <w:p w14:paraId="1CA07FF7" w14:textId="69892C59" w:rsidR="008648E8" w:rsidRDefault="008648E8" w:rsidP="008648E8">
      <w:pPr>
        <w:ind w:left="1134"/>
        <w:rPr>
          <w:rFonts w:ascii="Times New Roman" w:hAnsi="Times New Roman" w:cs="Times New Roman"/>
          <w:b/>
          <w:bCs/>
          <w:sz w:val="24"/>
          <w:szCs w:val="24"/>
        </w:rPr>
      </w:pPr>
    </w:p>
    <w:p w14:paraId="4E77419A" w14:textId="1FC450F4" w:rsidR="008648E8" w:rsidRPr="008648E8" w:rsidRDefault="008648E8" w:rsidP="008648E8">
      <w:pPr>
        <w:ind w:left="1134"/>
        <w:rPr>
          <w:rFonts w:ascii="Times New Roman" w:hAnsi="Times New Roman" w:cs="Times New Roman"/>
          <w:b/>
          <w:bCs/>
          <w:sz w:val="24"/>
          <w:szCs w:val="24"/>
        </w:rPr>
      </w:pPr>
    </w:p>
    <w:p w14:paraId="0DCC42C1" w14:textId="7EF40FDF" w:rsidR="004753A8" w:rsidRPr="004753A8" w:rsidRDefault="004753A8" w:rsidP="004753A8">
      <w:pPr>
        <w:pStyle w:val="ListParagraph"/>
        <w:numPr>
          <w:ilvl w:val="0"/>
          <w:numId w:val="4"/>
        </w:numPr>
        <w:ind w:firstLine="54"/>
        <w:rPr>
          <w:rFonts w:ascii="Times New Roman" w:hAnsi="Times New Roman" w:cs="Times New Roman"/>
          <w:b/>
          <w:bCs/>
          <w:sz w:val="24"/>
          <w:szCs w:val="24"/>
        </w:rPr>
      </w:pPr>
      <w:r>
        <w:rPr>
          <w:rFonts w:ascii="Times New Roman" w:hAnsi="Times New Roman" w:cs="Times New Roman"/>
          <w:b/>
          <w:bCs/>
          <w:sz w:val="24"/>
          <w:szCs w:val="24"/>
        </w:rPr>
        <w:t>REPORT</w:t>
      </w:r>
    </w:p>
    <w:p w14:paraId="45C4BE66" w14:textId="001FD1E3" w:rsidR="004753A8" w:rsidRPr="004753A8" w:rsidRDefault="004753A8" w:rsidP="004753A8">
      <w:pPr>
        <w:pStyle w:val="ListParagraph"/>
        <w:ind w:left="1080"/>
        <w:rPr>
          <w:rFonts w:ascii="Times New Roman" w:hAnsi="Times New Roman" w:cs="Times New Roman"/>
          <w:b/>
          <w:bCs/>
          <w:sz w:val="24"/>
          <w:szCs w:val="24"/>
        </w:rPr>
      </w:pPr>
      <w:r>
        <w:rPr>
          <w:rFonts w:ascii="Times New Roman" w:hAnsi="Times New Roman" w:cs="Times New Roman"/>
          <w:b/>
          <w:bCs/>
          <w:sz w:val="24"/>
          <w:szCs w:val="24"/>
        </w:rPr>
        <w:lastRenderedPageBreak/>
        <w:tab/>
      </w:r>
      <w:r w:rsidR="008648E8">
        <w:rPr>
          <w:rFonts w:ascii="Times New Roman" w:hAnsi="Times New Roman" w:cs="Times New Roman"/>
          <w:b/>
          <w:bCs/>
          <w:noProof/>
          <w:sz w:val="24"/>
          <w:szCs w:val="24"/>
        </w:rPr>
        <w:drawing>
          <wp:inline distT="0" distB="0" distL="0" distR="0" wp14:anchorId="5FC3A0BE" wp14:editId="15F51833">
            <wp:extent cx="3440021" cy="1935012"/>
            <wp:effectExtent l="0" t="0" r="825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440021" cy="1935012"/>
                    </a:xfrm>
                    <a:prstGeom prst="rect">
                      <a:avLst/>
                    </a:prstGeom>
                    <a:noFill/>
                    <a:ln>
                      <a:noFill/>
                    </a:ln>
                    <a:extLst>
                      <a:ext uri="{53640926-AAD7-44D8-BBD7-CCE9431645EC}">
                        <a14:shadowObscured xmlns:a14="http://schemas.microsoft.com/office/drawing/2010/main"/>
                      </a:ext>
                    </a:extLst>
                  </pic:spPr>
                </pic:pic>
              </a:graphicData>
            </a:graphic>
          </wp:inline>
        </w:drawing>
      </w:r>
    </w:p>
    <w:p w14:paraId="3FF49D5F" w14:textId="028072BC" w:rsidR="00D90D53" w:rsidRPr="004753A8" w:rsidRDefault="00D90D53" w:rsidP="004753A8">
      <w:pPr>
        <w:pStyle w:val="ListParagraph"/>
        <w:ind w:left="1080"/>
        <w:rPr>
          <w:rFonts w:ascii="Times New Roman" w:hAnsi="Times New Roman" w:cs="Times New Roman"/>
          <w:b/>
          <w:bCs/>
          <w:sz w:val="24"/>
          <w:szCs w:val="24"/>
        </w:rPr>
      </w:pPr>
    </w:p>
    <w:p w14:paraId="1CC824DE" w14:textId="453B0FF2" w:rsidR="004753A8" w:rsidRDefault="004753A8">
      <w:pPr>
        <w:rPr>
          <w:rFonts w:ascii="Times New Roman" w:hAnsi="Times New Roman" w:cs="Times New Roman"/>
          <w:b/>
          <w:bCs/>
          <w:sz w:val="24"/>
          <w:szCs w:val="24"/>
        </w:rPr>
      </w:pPr>
    </w:p>
    <w:p w14:paraId="05DF92B5" w14:textId="6D0BCA6C" w:rsidR="004753A8" w:rsidRDefault="004753A8">
      <w:pPr>
        <w:rPr>
          <w:rFonts w:ascii="Times New Roman" w:hAnsi="Times New Roman" w:cs="Times New Roman"/>
          <w:b/>
          <w:bCs/>
          <w:sz w:val="24"/>
          <w:szCs w:val="24"/>
        </w:rPr>
      </w:pPr>
    </w:p>
    <w:p w14:paraId="78617290" w14:textId="1FC645BC" w:rsidR="004753A8" w:rsidRDefault="004753A8">
      <w:pPr>
        <w:rPr>
          <w:rFonts w:ascii="Times New Roman" w:hAnsi="Times New Roman" w:cs="Times New Roman"/>
          <w:b/>
          <w:bCs/>
          <w:sz w:val="24"/>
          <w:szCs w:val="24"/>
        </w:rPr>
      </w:pPr>
    </w:p>
    <w:p w14:paraId="1C0FE2CE" w14:textId="287CC903" w:rsidR="004753A8" w:rsidRDefault="004753A8">
      <w:pPr>
        <w:rPr>
          <w:rFonts w:ascii="Times New Roman" w:hAnsi="Times New Roman" w:cs="Times New Roman"/>
          <w:b/>
          <w:bCs/>
          <w:sz w:val="24"/>
          <w:szCs w:val="24"/>
        </w:rPr>
      </w:pPr>
    </w:p>
    <w:p w14:paraId="56383934" w14:textId="45F753CF" w:rsidR="004753A8" w:rsidRDefault="004753A8">
      <w:pPr>
        <w:rPr>
          <w:rFonts w:ascii="Times New Roman" w:hAnsi="Times New Roman" w:cs="Times New Roman"/>
          <w:b/>
          <w:bCs/>
          <w:sz w:val="24"/>
          <w:szCs w:val="24"/>
        </w:rPr>
      </w:pPr>
    </w:p>
    <w:p w14:paraId="3C5716D3" w14:textId="74136255" w:rsidR="004753A8" w:rsidRDefault="004753A8">
      <w:pPr>
        <w:rPr>
          <w:rFonts w:ascii="Times New Roman" w:hAnsi="Times New Roman" w:cs="Times New Roman"/>
          <w:b/>
          <w:bCs/>
          <w:sz w:val="24"/>
          <w:szCs w:val="24"/>
        </w:rPr>
      </w:pPr>
    </w:p>
    <w:p w14:paraId="26B0543C" w14:textId="559C574A" w:rsidR="004753A8" w:rsidRDefault="004753A8">
      <w:pPr>
        <w:rPr>
          <w:rFonts w:ascii="Times New Roman" w:hAnsi="Times New Roman" w:cs="Times New Roman"/>
          <w:b/>
          <w:bCs/>
          <w:sz w:val="24"/>
          <w:szCs w:val="24"/>
        </w:rPr>
      </w:pPr>
    </w:p>
    <w:p w14:paraId="69CD9563" w14:textId="77777777" w:rsidR="004753A8" w:rsidRDefault="004753A8">
      <w:pPr>
        <w:rPr>
          <w:rFonts w:ascii="Times New Roman" w:hAnsi="Times New Roman" w:cs="Times New Roman"/>
          <w:b/>
          <w:bCs/>
          <w:sz w:val="24"/>
          <w:szCs w:val="24"/>
        </w:rPr>
      </w:pPr>
    </w:p>
    <w:p w14:paraId="25262237" w14:textId="14D6DF4E" w:rsidR="00D90D53" w:rsidRDefault="00D90D53" w:rsidP="00D90D53">
      <w:pPr>
        <w:ind w:left="360"/>
        <w:jc w:val="center"/>
        <w:rPr>
          <w:rFonts w:ascii="Times New Roman" w:hAnsi="Times New Roman" w:cs="Times New Roman"/>
          <w:b/>
          <w:bCs/>
          <w:sz w:val="24"/>
          <w:szCs w:val="24"/>
        </w:rPr>
      </w:pPr>
      <w:r>
        <w:rPr>
          <w:rFonts w:ascii="Times New Roman" w:hAnsi="Times New Roman" w:cs="Times New Roman"/>
          <w:b/>
          <w:bCs/>
          <w:sz w:val="24"/>
          <w:szCs w:val="24"/>
        </w:rPr>
        <w:t>BAB V</w:t>
      </w:r>
    </w:p>
    <w:p w14:paraId="1241811D" w14:textId="743BD7A4" w:rsidR="00D90D53" w:rsidRDefault="00D90D53" w:rsidP="00D90D53">
      <w:pPr>
        <w:ind w:left="360"/>
        <w:jc w:val="center"/>
        <w:rPr>
          <w:rFonts w:ascii="Times New Roman" w:hAnsi="Times New Roman" w:cs="Times New Roman"/>
          <w:b/>
          <w:bCs/>
          <w:sz w:val="24"/>
          <w:szCs w:val="24"/>
        </w:rPr>
      </w:pPr>
      <w:r>
        <w:rPr>
          <w:rFonts w:ascii="Times New Roman" w:hAnsi="Times New Roman" w:cs="Times New Roman"/>
          <w:b/>
          <w:bCs/>
          <w:sz w:val="24"/>
          <w:szCs w:val="24"/>
        </w:rPr>
        <w:t>PENUTUP</w:t>
      </w:r>
    </w:p>
    <w:p w14:paraId="36CCA604" w14:textId="6409AF9B" w:rsidR="00D90D53" w:rsidRDefault="00D90D53" w:rsidP="00D90D53">
      <w:pPr>
        <w:ind w:left="360"/>
        <w:jc w:val="center"/>
        <w:rPr>
          <w:rFonts w:ascii="Times New Roman" w:hAnsi="Times New Roman" w:cs="Times New Roman"/>
          <w:b/>
          <w:bCs/>
          <w:sz w:val="24"/>
          <w:szCs w:val="24"/>
        </w:rPr>
      </w:pPr>
    </w:p>
    <w:p w14:paraId="62A2CA70" w14:textId="08ABE24F" w:rsidR="00D90D53" w:rsidRDefault="00D90D53" w:rsidP="00D90D53">
      <w:pPr>
        <w:ind w:left="360"/>
        <w:rPr>
          <w:rFonts w:ascii="Times New Roman" w:hAnsi="Times New Roman" w:cs="Times New Roman"/>
          <w:b/>
          <w:bCs/>
          <w:sz w:val="24"/>
          <w:szCs w:val="24"/>
        </w:rPr>
      </w:pPr>
      <w:r>
        <w:rPr>
          <w:rFonts w:ascii="Times New Roman" w:hAnsi="Times New Roman" w:cs="Times New Roman"/>
          <w:b/>
          <w:bCs/>
          <w:sz w:val="24"/>
          <w:szCs w:val="24"/>
        </w:rPr>
        <w:t>5.1. KESIMPULAN</w:t>
      </w:r>
    </w:p>
    <w:p w14:paraId="477BD2FF" w14:textId="4AAC9338" w:rsidR="00D90D53" w:rsidRDefault="00D90D53" w:rsidP="00D90D53">
      <w:pPr>
        <w:ind w:left="360"/>
        <w:rPr>
          <w:rFonts w:ascii="Times New Roman" w:hAnsi="Times New Roman" w:cs="Times New Roman"/>
          <w:b/>
          <w:bCs/>
          <w:sz w:val="24"/>
          <w:szCs w:val="24"/>
        </w:rPr>
      </w:pPr>
      <w:r>
        <w:rPr>
          <w:rFonts w:ascii="Times New Roman" w:hAnsi="Times New Roman" w:cs="Times New Roman"/>
          <w:b/>
          <w:bCs/>
          <w:sz w:val="24"/>
          <w:szCs w:val="24"/>
        </w:rPr>
        <w:tab/>
      </w:r>
    </w:p>
    <w:p w14:paraId="599897B2" w14:textId="77777777" w:rsidR="00D90D53" w:rsidRDefault="00D90D53" w:rsidP="00D90D53">
      <w:pPr>
        <w:ind w:left="360"/>
        <w:rPr>
          <w:rFonts w:ascii="Times New Roman" w:hAnsi="Times New Roman" w:cs="Times New Roman"/>
          <w:b/>
          <w:bCs/>
          <w:sz w:val="24"/>
          <w:szCs w:val="24"/>
        </w:rPr>
      </w:pPr>
    </w:p>
    <w:p w14:paraId="2D061960" w14:textId="5AB9101C" w:rsidR="00D90D53" w:rsidRPr="00D90D53" w:rsidRDefault="00D90D53" w:rsidP="00D90D53">
      <w:pPr>
        <w:ind w:left="360"/>
        <w:rPr>
          <w:rFonts w:ascii="Times New Roman" w:hAnsi="Times New Roman" w:cs="Times New Roman"/>
          <w:b/>
          <w:bCs/>
          <w:sz w:val="24"/>
          <w:szCs w:val="24"/>
        </w:rPr>
      </w:pPr>
      <w:r>
        <w:rPr>
          <w:rFonts w:ascii="Times New Roman" w:hAnsi="Times New Roman" w:cs="Times New Roman"/>
          <w:b/>
          <w:bCs/>
          <w:sz w:val="24"/>
          <w:szCs w:val="24"/>
        </w:rPr>
        <w:t>5.2. SARAN</w:t>
      </w:r>
    </w:p>
    <w:sectPr w:rsidR="00D90D53" w:rsidRPr="00D90D53" w:rsidSect="00E8042D">
      <w:type w:val="continuous"/>
      <w:pgSz w:w="11906" w:h="16838" w:code="9"/>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2631F4"/>
    <w:multiLevelType w:val="multilevel"/>
    <w:tmpl w:val="92DA19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DFB65F4"/>
    <w:multiLevelType w:val="hybridMultilevel"/>
    <w:tmpl w:val="CC7C4D6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F4F4023"/>
    <w:multiLevelType w:val="hybridMultilevel"/>
    <w:tmpl w:val="9886F1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20911F16"/>
    <w:multiLevelType w:val="hybridMultilevel"/>
    <w:tmpl w:val="9B1851C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8417AD2"/>
    <w:multiLevelType w:val="hybridMultilevel"/>
    <w:tmpl w:val="C700C0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6F530E"/>
    <w:multiLevelType w:val="hybridMultilevel"/>
    <w:tmpl w:val="12FEF7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48EC409C"/>
    <w:multiLevelType w:val="multilevel"/>
    <w:tmpl w:val="D7E6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41538"/>
    <w:multiLevelType w:val="hybridMultilevel"/>
    <w:tmpl w:val="735C2D18"/>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8" w15:restartNumberingAfterBreak="0">
    <w:nsid w:val="51706D36"/>
    <w:multiLevelType w:val="hybridMultilevel"/>
    <w:tmpl w:val="E9502AE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9" w15:restartNumberingAfterBreak="0">
    <w:nsid w:val="74437984"/>
    <w:multiLevelType w:val="hybridMultilevel"/>
    <w:tmpl w:val="032033F0"/>
    <w:lvl w:ilvl="0" w:tplc="38090001">
      <w:start w:val="1"/>
      <w:numFmt w:val="bullet"/>
      <w:lvlText w:val=""/>
      <w:lvlJc w:val="left"/>
      <w:pPr>
        <w:ind w:left="1449" w:hanging="360"/>
      </w:pPr>
      <w:rPr>
        <w:rFonts w:ascii="Symbol" w:hAnsi="Symbol" w:hint="default"/>
      </w:rPr>
    </w:lvl>
    <w:lvl w:ilvl="1" w:tplc="38090003" w:tentative="1">
      <w:start w:val="1"/>
      <w:numFmt w:val="bullet"/>
      <w:lvlText w:val="o"/>
      <w:lvlJc w:val="left"/>
      <w:pPr>
        <w:ind w:left="2169" w:hanging="360"/>
      </w:pPr>
      <w:rPr>
        <w:rFonts w:ascii="Courier New" w:hAnsi="Courier New" w:cs="Courier New" w:hint="default"/>
      </w:rPr>
    </w:lvl>
    <w:lvl w:ilvl="2" w:tplc="38090005" w:tentative="1">
      <w:start w:val="1"/>
      <w:numFmt w:val="bullet"/>
      <w:lvlText w:val=""/>
      <w:lvlJc w:val="left"/>
      <w:pPr>
        <w:ind w:left="2889" w:hanging="360"/>
      </w:pPr>
      <w:rPr>
        <w:rFonts w:ascii="Wingdings" w:hAnsi="Wingdings" w:hint="default"/>
      </w:rPr>
    </w:lvl>
    <w:lvl w:ilvl="3" w:tplc="38090001" w:tentative="1">
      <w:start w:val="1"/>
      <w:numFmt w:val="bullet"/>
      <w:lvlText w:val=""/>
      <w:lvlJc w:val="left"/>
      <w:pPr>
        <w:ind w:left="3609" w:hanging="360"/>
      </w:pPr>
      <w:rPr>
        <w:rFonts w:ascii="Symbol" w:hAnsi="Symbol" w:hint="default"/>
      </w:rPr>
    </w:lvl>
    <w:lvl w:ilvl="4" w:tplc="38090003" w:tentative="1">
      <w:start w:val="1"/>
      <w:numFmt w:val="bullet"/>
      <w:lvlText w:val="o"/>
      <w:lvlJc w:val="left"/>
      <w:pPr>
        <w:ind w:left="4329" w:hanging="360"/>
      </w:pPr>
      <w:rPr>
        <w:rFonts w:ascii="Courier New" w:hAnsi="Courier New" w:cs="Courier New" w:hint="default"/>
      </w:rPr>
    </w:lvl>
    <w:lvl w:ilvl="5" w:tplc="38090005" w:tentative="1">
      <w:start w:val="1"/>
      <w:numFmt w:val="bullet"/>
      <w:lvlText w:val=""/>
      <w:lvlJc w:val="left"/>
      <w:pPr>
        <w:ind w:left="5049" w:hanging="360"/>
      </w:pPr>
      <w:rPr>
        <w:rFonts w:ascii="Wingdings" w:hAnsi="Wingdings" w:hint="default"/>
      </w:rPr>
    </w:lvl>
    <w:lvl w:ilvl="6" w:tplc="38090001" w:tentative="1">
      <w:start w:val="1"/>
      <w:numFmt w:val="bullet"/>
      <w:lvlText w:val=""/>
      <w:lvlJc w:val="left"/>
      <w:pPr>
        <w:ind w:left="5769" w:hanging="360"/>
      </w:pPr>
      <w:rPr>
        <w:rFonts w:ascii="Symbol" w:hAnsi="Symbol" w:hint="default"/>
      </w:rPr>
    </w:lvl>
    <w:lvl w:ilvl="7" w:tplc="38090003" w:tentative="1">
      <w:start w:val="1"/>
      <w:numFmt w:val="bullet"/>
      <w:lvlText w:val="o"/>
      <w:lvlJc w:val="left"/>
      <w:pPr>
        <w:ind w:left="6489" w:hanging="360"/>
      </w:pPr>
      <w:rPr>
        <w:rFonts w:ascii="Courier New" w:hAnsi="Courier New" w:cs="Courier New" w:hint="default"/>
      </w:rPr>
    </w:lvl>
    <w:lvl w:ilvl="8" w:tplc="38090005" w:tentative="1">
      <w:start w:val="1"/>
      <w:numFmt w:val="bullet"/>
      <w:lvlText w:val=""/>
      <w:lvlJc w:val="left"/>
      <w:pPr>
        <w:ind w:left="7209" w:hanging="360"/>
      </w:pPr>
      <w:rPr>
        <w:rFonts w:ascii="Wingdings" w:hAnsi="Wingdings" w:hint="default"/>
      </w:rPr>
    </w:lvl>
  </w:abstractNum>
  <w:num w:numId="1">
    <w:abstractNumId w:val="0"/>
  </w:num>
  <w:num w:numId="2">
    <w:abstractNumId w:val="5"/>
  </w:num>
  <w:num w:numId="3">
    <w:abstractNumId w:val="3"/>
  </w:num>
  <w:num w:numId="4">
    <w:abstractNumId w:val="1"/>
  </w:num>
  <w:num w:numId="5">
    <w:abstractNumId w:val="9"/>
  </w:num>
  <w:num w:numId="6">
    <w:abstractNumId w:val="2"/>
  </w:num>
  <w:num w:numId="7">
    <w:abstractNumId w:val="6"/>
  </w:num>
  <w:num w:numId="8">
    <w:abstractNumId w:val="7"/>
  </w:num>
  <w:num w:numId="9">
    <w:abstractNumId w:val="8"/>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ab RPL">
    <w15:presenceInfo w15:providerId="None" w15:userId="Lab RP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895"/>
    <w:rsid w:val="00031D8D"/>
    <w:rsid w:val="000767AA"/>
    <w:rsid w:val="000E2F5A"/>
    <w:rsid w:val="00104AB0"/>
    <w:rsid w:val="001855C1"/>
    <w:rsid w:val="001874BC"/>
    <w:rsid w:val="001A3125"/>
    <w:rsid w:val="001E3DEF"/>
    <w:rsid w:val="0024144B"/>
    <w:rsid w:val="0024209F"/>
    <w:rsid w:val="00285106"/>
    <w:rsid w:val="002A60B4"/>
    <w:rsid w:val="002E4A9A"/>
    <w:rsid w:val="00391350"/>
    <w:rsid w:val="00394C34"/>
    <w:rsid w:val="004753A8"/>
    <w:rsid w:val="004A5742"/>
    <w:rsid w:val="004F39D5"/>
    <w:rsid w:val="004F3FB8"/>
    <w:rsid w:val="00556962"/>
    <w:rsid w:val="00561D19"/>
    <w:rsid w:val="005F2C93"/>
    <w:rsid w:val="005F383C"/>
    <w:rsid w:val="00637FC2"/>
    <w:rsid w:val="00663F3E"/>
    <w:rsid w:val="006B3ABA"/>
    <w:rsid w:val="006C5FA7"/>
    <w:rsid w:val="006E085A"/>
    <w:rsid w:val="00712C69"/>
    <w:rsid w:val="007B030A"/>
    <w:rsid w:val="007C35CE"/>
    <w:rsid w:val="007D6895"/>
    <w:rsid w:val="007F67D5"/>
    <w:rsid w:val="008648E8"/>
    <w:rsid w:val="0087086B"/>
    <w:rsid w:val="0088083C"/>
    <w:rsid w:val="00896D85"/>
    <w:rsid w:val="008A0E4B"/>
    <w:rsid w:val="008A30D8"/>
    <w:rsid w:val="008A52AC"/>
    <w:rsid w:val="008A6871"/>
    <w:rsid w:val="009339EF"/>
    <w:rsid w:val="00960FF0"/>
    <w:rsid w:val="00A73366"/>
    <w:rsid w:val="00A95799"/>
    <w:rsid w:val="00AA2F88"/>
    <w:rsid w:val="00B025C3"/>
    <w:rsid w:val="00B26D47"/>
    <w:rsid w:val="00B67290"/>
    <w:rsid w:val="00BC52A4"/>
    <w:rsid w:val="00BE4986"/>
    <w:rsid w:val="00C15FB8"/>
    <w:rsid w:val="00C169F1"/>
    <w:rsid w:val="00C22145"/>
    <w:rsid w:val="00C53E7C"/>
    <w:rsid w:val="00CB0CE9"/>
    <w:rsid w:val="00D731BD"/>
    <w:rsid w:val="00D804EC"/>
    <w:rsid w:val="00D81FB6"/>
    <w:rsid w:val="00D90D53"/>
    <w:rsid w:val="00D91175"/>
    <w:rsid w:val="00DB0378"/>
    <w:rsid w:val="00E433C4"/>
    <w:rsid w:val="00E6219B"/>
    <w:rsid w:val="00E72BBE"/>
    <w:rsid w:val="00E8042D"/>
    <w:rsid w:val="00EE1987"/>
    <w:rsid w:val="00F26AF6"/>
    <w:rsid w:val="00F35AD1"/>
    <w:rsid w:val="00F74AF8"/>
    <w:rsid w:val="00FE2F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C88F"/>
  <w15:chartTrackingRefBased/>
  <w15:docId w15:val="{28073755-3FCF-4890-9A1E-EEBF8BA7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31D8D"/>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5742"/>
    <w:pPr>
      <w:ind w:left="720"/>
      <w:contextualSpacing/>
    </w:pPr>
  </w:style>
  <w:style w:type="character" w:customStyle="1" w:styleId="gstkn">
    <w:name w:val="gs_tkn"/>
    <w:basedOn w:val="DefaultParagraphFont"/>
    <w:rsid w:val="004F39D5"/>
  </w:style>
  <w:style w:type="paragraph" w:styleId="NormalWeb">
    <w:name w:val="Normal (Web)"/>
    <w:basedOn w:val="Normal"/>
    <w:uiPriority w:val="99"/>
    <w:unhideWhenUsed/>
    <w:rsid w:val="005F2C9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3Char">
    <w:name w:val="Heading 3 Char"/>
    <w:basedOn w:val="DefaultParagraphFont"/>
    <w:link w:val="Heading3"/>
    <w:uiPriority w:val="9"/>
    <w:rsid w:val="00031D8D"/>
    <w:rPr>
      <w:rFonts w:ascii="Times New Roman" w:eastAsia="Times New Roman" w:hAnsi="Times New Roman" w:cs="Times New Roman"/>
      <w:b/>
      <w:bCs/>
      <w:sz w:val="27"/>
      <w:szCs w:val="27"/>
      <w:lang w:eastAsia="en-ID"/>
    </w:rPr>
  </w:style>
  <w:style w:type="table" w:styleId="TableGrid">
    <w:name w:val="Table Grid"/>
    <w:basedOn w:val="TableNormal"/>
    <w:uiPriority w:val="39"/>
    <w:rsid w:val="001A3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A312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A3125"/>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A312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A31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A957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5799"/>
    <w:rPr>
      <w:rFonts w:ascii="Segoe UI" w:hAnsi="Segoe UI" w:cs="Segoe UI"/>
      <w:sz w:val="18"/>
      <w:szCs w:val="18"/>
    </w:rPr>
  </w:style>
  <w:style w:type="paragraph" w:styleId="Revision">
    <w:name w:val="Revision"/>
    <w:hidden/>
    <w:uiPriority w:val="99"/>
    <w:semiHidden/>
    <w:rsid w:val="00A957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548376">
      <w:bodyDiv w:val="1"/>
      <w:marLeft w:val="0"/>
      <w:marRight w:val="0"/>
      <w:marTop w:val="0"/>
      <w:marBottom w:val="0"/>
      <w:divBdr>
        <w:top w:val="none" w:sz="0" w:space="0" w:color="auto"/>
        <w:left w:val="none" w:sz="0" w:space="0" w:color="auto"/>
        <w:bottom w:val="none" w:sz="0" w:space="0" w:color="auto"/>
        <w:right w:val="none" w:sz="0" w:space="0" w:color="auto"/>
      </w:divBdr>
    </w:div>
    <w:div w:id="431514189">
      <w:bodyDiv w:val="1"/>
      <w:marLeft w:val="0"/>
      <w:marRight w:val="0"/>
      <w:marTop w:val="0"/>
      <w:marBottom w:val="0"/>
      <w:divBdr>
        <w:top w:val="none" w:sz="0" w:space="0" w:color="auto"/>
        <w:left w:val="none" w:sz="0" w:space="0" w:color="auto"/>
        <w:bottom w:val="none" w:sz="0" w:space="0" w:color="auto"/>
        <w:right w:val="none" w:sz="0" w:space="0" w:color="auto"/>
      </w:divBdr>
    </w:div>
    <w:div w:id="827210380">
      <w:bodyDiv w:val="1"/>
      <w:marLeft w:val="0"/>
      <w:marRight w:val="0"/>
      <w:marTop w:val="0"/>
      <w:marBottom w:val="0"/>
      <w:divBdr>
        <w:top w:val="none" w:sz="0" w:space="0" w:color="auto"/>
        <w:left w:val="none" w:sz="0" w:space="0" w:color="auto"/>
        <w:bottom w:val="none" w:sz="0" w:space="0" w:color="auto"/>
        <w:right w:val="none" w:sz="0" w:space="0" w:color="auto"/>
      </w:divBdr>
    </w:div>
    <w:div w:id="1303458969">
      <w:bodyDiv w:val="1"/>
      <w:marLeft w:val="0"/>
      <w:marRight w:val="0"/>
      <w:marTop w:val="0"/>
      <w:marBottom w:val="0"/>
      <w:divBdr>
        <w:top w:val="none" w:sz="0" w:space="0" w:color="auto"/>
        <w:left w:val="none" w:sz="0" w:space="0" w:color="auto"/>
        <w:bottom w:val="none" w:sz="0" w:space="0" w:color="auto"/>
        <w:right w:val="none" w:sz="0" w:space="0" w:color="auto"/>
      </w:divBdr>
    </w:div>
    <w:div w:id="1773284051">
      <w:bodyDiv w:val="1"/>
      <w:marLeft w:val="0"/>
      <w:marRight w:val="0"/>
      <w:marTop w:val="0"/>
      <w:marBottom w:val="0"/>
      <w:divBdr>
        <w:top w:val="none" w:sz="0" w:space="0" w:color="auto"/>
        <w:left w:val="none" w:sz="0" w:space="0" w:color="auto"/>
        <w:bottom w:val="none" w:sz="0" w:space="0" w:color="auto"/>
        <w:right w:val="none" w:sz="0" w:space="0" w:color="auto"/>
      </w:divBdr>
    </w:div>
    <w:div w:id="182597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85765-C313-48F3-A92F-9FE22D3C0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17</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RPL</dc:creator>
  <cp:keywords/>
  <dc:description/>
  <cp:lastModifiedBy>Lab RPL</cp:lastModifiedBy>
  <cp:revision>60</cp:revision>
  <dcterms:created xsi:type="dcterms:W3CDTF">2025-11-14T04:40:00Z</dcterms:created>
  <dcterms:modified xsi:type="dcterms:W3CDTF">2025-11-25T04:48:00Z</dcterms:modified>
</cp:coreProperties>
</file>